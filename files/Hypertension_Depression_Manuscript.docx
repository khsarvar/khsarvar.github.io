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E7B74" w:rsidR="00351135" w:rsidP="00990639" w:rsidRDefault="0017599F" w14:paraId="57E18A35" w14:textId="2C6537D7">
      <w:pPr>
        <w:rPr>
          <w:rFonts w:ascii="Times New Roman" w:hAnsi="Times New Roman" w:eastAsia="Times New Roman" w:cs="Times New Roman"/>
          <w:b/>
          <w:bCs/>
        </w:rPr>
      </w:pPr>
      <w:r w:rsidRPr="002E7B74">
        <w:rPr>
          <w:rFonts w:ascii="Times New Roman" w:hAnsi="Times New Roman" w:eastAsia="Times New Roman" w:cs="Times New Roman"/>
          <w:b/>
          <w:bCs/>
        </w:rPr>
        <w:t xml:space="preserve">The Interaction Effect Between Antihypertensive Medication and Depressive Symptoms on Uncontrolled Hypertension </w:t>
      </w:r>
      <w:r w:rsidRPr="002E7B74" w:rsidR="009B4BBA">
        <w:rPr>
          <w:rFonts w:ascii="Times New Roman" w:hAnsi="Times New Roman" w:eastAsia="Times New Roman" w:cs="Times New Roman"/>
          <w:b/>
          <w:bCs/>
        </w:rPr>
        <w:t xml:space="preserve">Using </w:t>
      </w:r>
      <w:r w:rsidRPr="002E7B74" w:rsidR="00351135">
        <w:rPr>
          <w:rFonts w:ascii="Times New Roman" w:hAnsi="Times New Roman" w:eastAsia="Times New Roman" w:cs="Times New Roman"/>
          <w:b/>
          <w:bCs/>
        </w:rPr>
        <w:t>Regression Survey Analysis and Random Forest Tree</w:t>
      </w:r>
      <w:r w:rsidRPr="002E7B74">
        <w:rPr>
          <w:rFonts w:ascii="Times New Roman" w:hAnsi="Times New Roman" w:eastAsia="Times New Roman" w:cs="Times New Roman"/>
          <w:b/>
          <w:bCs/>
        </w:rPr>
        <w:t xml:space="preserve"> </w:t>
      </w:r>
      <w:r w:rsidRPr="002E7B74" w:rsidR="00351135">
        <w:rPr>
          <w:rFonts w:ascii="Times New Roman" w:hAnsi="Times New Roman" w:eastAsia="Times New Roman" w:cs="Times New Roman"/>
          <w:b/>
          <w:bCs/>
        </w:rPr>
        <w:t>Approach</w:t>
      </w:r>
    </w:p>
    <w:p w:rsidR="00A159D6" w:rsidP="00990639" w:rsidRDefault="00233B40" w14:paraId="3B73F947" w14:textId="6C1E517C">
      <w:pPr>
        <w:rPr>
          <w:rFonts w:ascii="Times New Roman" w:hAnsi="Times New Roman" w:eastAsia="Times New Roman" w:cs="Times New Roman"/>
          <w:b/>
          <w:bCs/>
          <w:lang w:eastAsia="zh-CN"/>
        </w:rPr>
      </w:pPr>
      <w:r w:rsidRPr="00233B40">
        <w:rPr>
          <w:rFonts w:ascii="Times New Roman" w:hAnsi="Times New Roman" w:eastAsia="Times New Roman" w:cs="Times New Roman"/>
          <w:lang w:eastAsia="zh-CN"/>
        </w:rPr>
        <w:t>Sarvar Khamidov, Shuxin Tang, Linqing Zheng</w:t>
      </w:r>
      <w:r w:rsidRPr="00233B40">
        <w:rPr>
          <w:rFonts w:ascii="Times New Roman" w:hAnsi="Times New Roman" w:eastAsia="Times New Roman" w:cs="Times New Roman"/>
          <w:b/>
          <w:bCs/>
          <w:lang w:eastAsia="zh-CN"/>
        </w:rPr>
        <w:t xml:space="preserve"> </w:t>
      </w:r>
    </w:p>
    <w:p w:rsidR="00A159D6" w:rsidP="002E7B74" w:rsidRDefault="00A159D6" w14:paraId="5C90351B" w14:textId="0A05544F">
      <w:pPr>
        <w:rPr>
          <w:rFonts w:ascii="Times New Roman" w:hAnsi="Times New Roman" w:eastAsia="Times New Roman" w:cs="Times New Roman"/>
          <w:b/>
          <w:bCs/>
        </w:rPr>
      </w:pPr>
    </w:p>
    <w:p w:rsidR="00F70D0B" w:rsidP="00F70D0B" w:rsidRDefault="002E7B74" w14:paraId="28CA8BB3" w14:textId="10CD7021">
      <w:pPr>
        <w:rPr>
          <w:rFonts w:ascii="Times New Roman" w:hAnsi="Times New Roman" w:eastAsia="Times New Roman" w:cs="Times New Roman"/>
          <w:b/>
          <w:bCs/>
        </w:rPr>
      </w:pPr>
      <w:r>
        <w:rPr>
          <w:rFonts w:ascii="Times New Roman" w:hAnsi="Times New Roman" w:eastAsia="Times New Roman" w:cs="Times New Roman"/>
          <w:b/>
          <w:bCs/>
        </w:rPr>
        <w:t xml:space="preserve">Abstract </w:t>
      </w:r>
    </w:p>
    <w:p w:rsidRPr="00F61BB1" w:rsidR="2E64CB23" w:rsidP="00F61BB1" w:rsidRDefault="004E3BA2" w14:paraId="48A424B4" w14:textId="06C58297">
      <w:pPr>
        <w:rPr>
          <w:rFonts w:asciiTheme="majorBidi" w:hAnsiTheme="majorBidi" w:cstheme="majorBidi"/>
        </w:rPr>
      </w:pPr>
      <w:r>
        <w:rPr>
          <w:rFonts w:ascii="Times New Roman" w:hAnsi="Times New Roman" w:eastAsia="Times New Roman" w:cs="Times New Roman"/>
        </w:rPr>
        <w:t xml:space="preserve">1 in 5 individuals with hypertension </w:t>
      </w:r>
      <w:r w:rsidR="005768F9">
        <w:rPr>
          <w:rFonts w:ascii="Times New Roman" w:hAnsi="Times New Roman" w:eastAsia="Times New Roman" w:cs="Times New Roman"/>
        </w:rPr>
        <w:t>have their blood pressure uncontrolled</w:t>
      </w:r>
      <w:r w:rsidR="00F70D0B">
        <w:rPr>
          <w:rFonts w:ascii="Times New Roman" w:hAnsi="Times New Roman" w:eastAsia="Times New Roman" w:cs="Times New Roman"/>
        </w:rPr>
        <w:t>, and 70 percent</w:t>
      </w:r>
      <w:r w:rsidR="005768F9">
        <w:rPr>
          <w:rFonts w:ascii="Times New Roman" w:hAnsi="Times New Roman" w:eastAsia="Times New Roman" w:cs="Times New Roman"/>
        </w:rPr>
        <w:t xml:space="preserve"> of those </w:t>
      </w:r>
      <w:r w:rsidR="00F70D0B">
        <w:rPr>
          <w:rFonts w:ascii="Times New Roman" w:hAnsi="Times New Roman" w:eastAsia="Times New Roman" w:cs="Times New Roman"/>
        </w:rPr>
        <w:t xml:space="preserve">failed to control their blood pressure using medications. </w:t>
      </w:r>
      <w:r w:rsidR="005768F9">
        <w:rPr>
          <w:rFonts w:ascii="Times New Roman" w:hAnsi="Times New Roman" w:eastAsia="Times New Roman" w:cs="Times New Roman"/>
        </w:rPr>
        <w:t xml:space="preserve">Depression </w:t>
      </w:r>
      <w:r w:rsidR="00210BA1">
        <w:rPr>
          <w:rFonts w:ascii="Times New Roman" w:hAnsi="Times New Roman" w:eastAsia="Times New Roman" w:cs="Times New Roman"/>
        </w:rPr>
        <w:t>has shown to be a potential risk factor for uncontrolled hypertension</w:t>
      </w:r>
      <w:r w:rsidR="00D44837">
        <w:rPr>
          <w:rFonts w:ascii="Times New Roman" w:hAnsi="Times New Roman" w:eastAsia="Times New Roman" w:cs="Times New Roman"/>
        </w:rPr>
        <w:t xml:space="preserve"> i</w:t>
      </w:r>
      <w:r w:rsidR="005768F9">
        <w:rPr>
          <w:rFonts w:ascii="Times New Roman" w:hAnsi="Times New Roman" w:eastAsia="Times New Roman" w:cs="Times New Roman"/>
        </w:rPr>
        <w:t xml:space="preserve">nvestigating the moderator effect of </w:t>
      </w:r>
      <w:r w:rsidR="00FE5F36">
        <w:rPr>
          <w:rFonts w:ascii="Times New Roman" w:hAnsi="Times New Roman" w:eastAsia="Times New Roman" w:cs="Times New Roman"/>
        </w:rPr>
        <w:t xml:space="preserve">antihypertensive use on the association between depression and uncontrolled hypertension </w:t>
      </w:r>
      <w:r w:rsidR="003C5341">
        <w:rPr>
          <w:rFonts w:ascii="Times New Roman" w:hAnsi="Times New Roman" w:eastAsia="Times New Roman" w:cs="Times New Roman"/>
        </w:rPr>
        <w:t>may guide blood pressure control</w:t>
      </w:r>
      <w:r w:rsidR="003C5341">
        <w:rPr>
          <w:rFonts w:ascii="Times New Roman" w:hAnsi="Times New Roman" w:eastAsia="Times New Roman" w:cs="Times New Roman"/>
          <w:b/>
          <w:bCs/>
        </w:rPr>
        <w:t xml:space="preserve">. </w:t>
      </w:r>
      <w:r w:rsidRPr="71D8C4C0" w:rsidR="00E63E5E">
        <w:rPr>
          <w:rFonts w:ascii="Times New Roman" w:hAnsi="Times New Roman" w:eastAsia="Times New Roman" w:cs="Times New Roman"/>
        </w:rPr>
        <w:t xml:space="preserve">A total of </w:t>
      </w:r>
      <w:r w:rsidRPr="71D8C4C0" w:rsidR="00E63E5E">
        <w:rPr>
          <w:rFonts w:asciiTheme="majorBidi" w:hAnsiTheme="majorBidi" w:cstheme="majorBidi"/>
        </w:rPr>
        <w:t xml:space="preserve">39,467 individuals </w:t>
      </w:r>
      <w:r w:rsidR="00E63E5E">
        <w:rPr>
          <w:rFonts w:asciiTheme="majorBidi" w:hAnsiTheme="majorBidi" w:cstheme="majorBidi"/>
        </w:rPr>
        <w:t xml:space="preserve">from NHANES data were </w:t>
      </w:r>
      <w:r w:rsidR="00533594">
        <w:rPr>
          <w:rFonts w:asciiTheme="majorBidi" w:hAnsiTheme="majorBidi" w:cstheme="majorBidi"/>
        </w:rPr>
        <w:t xml:space="preserve">used to </w:t>
      </w:r>
      <w:r w:rsidR="001A20BC">
        <w:rPr>
          <w:rFonts w:asciiTheme="majorBidi" w:hAnsiTheme="majorBidi" w:cstheme="majorBidi"/>
        </w:rPr>
        <w:t>investigate</w:t>
      </w:r>
      <w:r w:rsidR="00533594">
        <w:rPr>
          <w:rFonts w:asciiTheme="majorBidi" w:hAnsiTheme="majorBidi" w:cstheme="majorBidi"/>
        </w:rPr>
        <w:t xml:space="preserve"> </w:t>
      </w:r>
      <w:r w:rsidR="001A20BC">
        <w:rPr>
          <w:rFonts w:asciiTheme="majorBidi" w:hAnsiTheme="majorBidi" w:cstheme="majorBidi"/>
        </w:rPr>
        <w:t xml:space="preserve">this association through </w:t>
      </w:r>
      <w:r w:rsidR="00533594">
        <w:rPr>
          <w:rFonts w:asciiTheme="majorBidi" w:hAnsiTheme="majorBidi" w:cstheme="majorBidi"/>
        </w:rPr>
        <w:t>m</w:t>
      </w:r>
      <w:r w:rsidRPr="01E2CE4C" w:rsidR="003C5341">
        <w:rPr>
          <w:rFonts w:asciiTheme="majorBidi" w:hAnsiTheme="majorBidi" w:cstheme="majorBidi"/>
        </w:rPr>
        <w:t xml:space="preserve">ultivariable logistic regression </w:t>
      </w:r>
      <w:r w:rsidRPr="7802F7F6" w:rsidR="003C5341">
        <w:rPr>
          <w:rFonts w:asciiTheme="majorBidi" w:hAnsiTheme="majorBidi" w:cstheme="majorBidi"/>
        </w:rPr>
        <w:t>and Random Forest models</w:t>
      </w:r>
      <w:r w:rsidR="001A20BC">
        <w:rPr>
          <w:rFonts w:asciiTheme="majorBidi" w:hAnsiTheme="majorBidi" w:cstheme="majorBidi"/>
        </w:rPr>
        <w:t xml:space="preserve">. </w:t>
      </w:r>
      <w:r w:rsidR="00B928A7">
        <w:rPr>
          <w:rFonts w:asciiTheme="majorBidi" w:hAnsiTheme="majorBidi" w:cstheme="majorBidi"/>
        </w:rPr>
        <w:t>Adjusted l</w:t>
      </w:r>
      <w:r w:rsidR="00E74D24">
        <w:rPr>
          <w:rFonts w:asciiTheme="majorBidi" w:hAnsiTheme="majorBidi" w:cstheme="majorBidi"/>
        </w:rPr>
        <w:t>ogistic regression model showed that</w:t>
      </w:r>
      <w:r w:rsidR="00E35D22">
        <w:rPr>
          <w:rFonts w:asciiTheme="majorBidi" w:hAnsiTheme="majorBidi" w:cstheme="majorBidi"/>
        </w:rPr>
        <w:t xml:space="preserve"> among</w:t>
      </w:r>
      <w:r w:rsidR="00E74D24">
        <w:rPr>
          <w:rFonts w:asciiTheme="majorBidi" w:hAnsiTheme="majorBidi" w:cstheme="majorBidi"/>
        </w:rPr>
        <w:t xml:space="preserve"> </w:t>
      </w:r>
      <w:r w:rsidRPr="00E74D24" w:rsidR="00E74D24">
        <w:rPr>
          <w:rFonts w:asciiTheme="majorBidi" w:hAnsiTheme="majorBidi" w:cstheme="majorBidi"/>
        </w:rPr>
        <w:t>individuals who used antihypertensive medication, depression score was associated with an increase in 0.04 odds (95% CI: 0.02, 0.06) of having uncontrolled hypertension.</w:t>
      </w:r>
      <w:r w:rsidR="00E74D24">
        <w:rPr>
          <w:rFonts w:asciiTheme="majorBidi" w:hAnsiTheme="majorBidi" w:cstheme="majorBidi"/>
        </w:rPr>
        <w:t xml:space="preserve"> </w:t>
      </w:r>
      <w:r w:rsidRPr="557FA262" w:rsidR="488BF57F">
        <w:rPr>
          <w:rFonts w:ascii="Times New Roman" w:hAnsi="Times New Roman" w:eastAsia="Times New Roman" w:cs="Times New Roman"/>
          <w:color w:val="000000" w:themeColor="text1"/>
        </w:rPr>
        <w:t>The GLM and Random Forest models exhibited high sensitivity (&gt;98%) but low specificity (~9%), indicating strong detection of uncontrolled hypertension but poor differentiation of negative cases. Logistic regression had a slightly higher AUC (0.79) than RF (0.78), suggesting better discriminative ability. Future studies should investigate bias and other mapping areas.</w:t>
      </w:r>
    </w:p>
    <w:p w:rsidR="2E64CB23" w:rsidP="01E2CE4C" w:rsidRDefault="2E64CB23" w14:paraId="0C63342F" w14:textId="18D0D60E">
      <w:pPr>
        <w:rPr>
          <w:rFonts w:ascii="Times New Roman" w:hAnsi="Times New Roman" w:eastAsia="Times New Roman" w:cs="Times New Roman"/>
          <w:b/>
          <w:bCs/>
          <w:lang w:eastAsia="zh-CN"/>
        </w:rPr>
      </w:pPr>
    </w:p>
    <w:p w:rsidR="002E7B74" w:rsidP="0017599F" w:rsidRDefault="002E7B74" w14:paraId="5F37DD7A" w14:textId="77777777">
      <w:pPr>
        <w:jc w:val="center"/>
        <w:rPr>
          <w:rFonts w:ascii="Times New Roman" w:hAnsi="Times New Roman" w:eastAsia="Times New Roman" w:cs="Times New Roman"/>
          <w:b/>
          <w:bCs/>
        </w:rPr>
      </w:pPr>
    </w:p>
    <w:p w:rsidR="002E7B74" w:rsidP="005A46F2" w:rsidRDefault="005A46F2" w14:paraId="038BD621" w14:textId="742C11E0">
      <w:pPr>
        <w:rPr>
          <w:rFonts w:ascii="Times New Roman" w:hAnsi="Times New Roman" w:eastAsia="Times New Roman" w:cs="Times New Roman"/>
          <w:b/>
          <w:bCs/>
        </w:rPr>
      </w:pPr>
      <w:r>
        <w:rPr>
          <w:rFonts w:ascii="Times New Roman" w:hAnsi="Times New Roman" w:cs="Times New Roman"/>
          <w:b/>
          <w:bCs/>
        </w:rPr>
        <w:t>K</w:t>
      </w:r>
      <w:r w:rsidRPr="005A46F2">
        <w:rPr>
          <w:rFonts w:ascii="Times New Roman" w:hAnsi="Times New Roman" w:cs="Times New Roman"/>
          <w:b/>
          <w:bCs/>
        </w:rPr>
        <w:t>eywords</w:t>
      </w:r>
    </w:p>
    <w:p w:rsidRPr="0016456F" w:rsidR="005A46F2" w:rsidP="005A46F2" w:rsidRDefault="0016456F" w14:paraId="533D4965" w14:textId="044105A6">
      <w:pPr>
        <w:rPr>
          <w:rFonts w:ascii="Times New Roman" w:hAnsi="Times New Roman" w:eastAsia="Times New Roman" w:cs="Times New Roman"/>
        </w:rPr>
      </w:pPr>
      <w:r w:rsidRPr="0016456F">
        <w:rPr>
          <w:rFonts w:ascii="Times New Roman" w:hAnsi="Times New Roman" w:eastAsia="Times New Roman" w:cs="Times New Roman"/>
        </w:rPr>
        <w:t xml:space="preserve">Depression, </w:t>
      </w:r>
      <w:r w:rsidR="00617E16">
        <w:rPr>
          <w:rFonts w:ascii="Times New Roman" w:hAnsi="Times New Roman" w:eastAsia="Times New Roman" w:cs="Times New Roman"/>
        </w:rPr>
        <w:t>uncontrolled hypertension, antihypertensive medication use</w:t>
      </w:r>
    </w:p>
    <w:p w:rsidR="00E8021B" w:rsidP="0017599F" w:rsidRDefault="00E8021B" w14:paraId="136932C3" w14:textId="0A06E441">
      <w:pPr>
        <w:jc w:val="center"/>
        <w:rPr>
          <w:rFonts w:ascii="Times New Roman" w:hAnsi="Times New Roman" w:eastAsia="Times New Roman" w:cs="Times New Roman"/>
          <w:b/>
          <w:bCs/>
          <w:lang w:eastAsia="zh-CN"/>
        </w:rPr>
      </w:pPr>
    </w:p>
    <w:p w:rsidR="004D1A58" w:rsidP="0017599F" w:rsidRDefault="004D1A58" w14:paraId="79D3B338" w14:textId="06095263">
      <w:pPr>
        <w:jc w:val="center"/>
        <w:rPr>
          <w:rFonts w:ascii="Times New Roman" w:hAnsi="Times New Roman" w:eastAsia="Times New Roman" w:cs="Times New Roman"/>
          <w:b/>
          <w:bCs/>
          <w:lang w:eastAsia="zh-CN"/>
        </w:rPr>
      </w:pPr>
    </w:p>
    <w:p w:rsidR="004D1A58" w:rsidP="0017599F" w:rsidRDefault="004D1A58" w14:paraId="16DE22C4" w14:textId="1D58913F">
      <w:pPr>
        <w:jc w:val="center"/>
        <w:rPr>
          <w:rFonts w:ascii="Times New Roman" w:hAnsi="Times New Roman" w:eastAsia="Times New Roman" w:cs="Times New Roman"/>
          <w:b/>
          <w:bCs/>
          <w:lang w:eastAsia="zh-CN"/>
        </w:rPr>
      </w:pPr>
    </w:p>
    <w:p w:rsidR="004D1A58" w:rsidP="0017599F" w:rsidRDefault="004D1A58" w14:paraId="15AC3393" w14:textId="1B989638">
      <w:pPr>
        <w:jc w:val="center"/>
        <w:rPr>
          <w:rFonts w:ascii="Times New Roman" w:hAnsi="Times New Roman" w:eastAsia="Times New Roman" w:cs="Times New Roman"/>
          <w:b/>
          <w:bCs/>
          <w:lang w:eastAsia="zh-CN"/>
        </w:rPr>
      </w:pPr>
    </w:p>
    <w:p w:rsidR="004D1A58" w:rsidP="0017599F" w:rsidRDefault="004D1A58" w14:paraId="4DE45D0D" w14:textId="78277689">
      <w:pPr>
        <w:jc w:val="center"/>
        <w:rPr>
          <w:rFonts w:ascii="Times New Roman" w:hAnsi="Times New Roman" w:eastAsia="Times New Roman" w:cs="Times New Roman"/>
          <w:b/>
          <w:bCs/>
          <w:lang w:eastAsia="zh-CN"/>
        </w:rPr>
      </w:pPr>
    </w:p>
    <w:p w:rsidR="004D1A58" w:rsidP="0017599F" w:rsidRDefault="004D1A58" w14:paraId="212213C6" w14:textId="7EFF9614">
      <w:pPr>
        <w:jc w:val="center"/>
        <w:rPr>
          <w:rFonts w:ascii="Times New Roman" w:hAnsi="Times New Roman" w:eastAsia="Times New Roman" w:cs="Times New Roman"/>
          <w:b/>
          <w:bCs/>
          <w:lang w:eastAsia="zh-CN"/>
        </w:rPr>
      </w:pPr>
    </w:p>
    <w:p w:rsidR="004D1A58" w:rsidP="0017599F" w:rsidRDefault="004D1A58" w14:paraId="67FAE0AF" w14:textId="2723715F">
      <w:pPr>
        <w:jc w:val="center"/>
        <w:rPr>
          <w:rFonts w:ascii="Times New Roman" w:hAnsi="Times New Roman" w:eastAsia="Times New Roman" w:cs="Times New Roman"/>
          <w:b/>
          <w:bCs/>
          <w:lang w:eastAsia="zh-CN"/>
        </w:rPr>
      </w:pPr>
    </w:p>
    <w:p w:rsidR="004D1A58" w:rsidP="0017599F" w:rsidRDefault="004D1A58" w14:paraId="174E8A0D" w14:textId="1F84EDF3">
      <w:pPr>
        <w:jc w:val="center"/>
        <w:rPr>
          <w:rFonts w:ascii="Times New Roman" w:hAnsi="Times New Roman" w:eastAsia="Times New Roman" w:cs="Times New Roman"/>
          <w:b/>
          <w:bCs/>
          <w:lang w:eastAsia="zh-CN"/>
        </w:rPr>
      </w:pPr>
    </w:p>
    <w:p w:rsidR="004D1A58" w:rsidP="0017599F" w:rsidRDefault="004D1A58" w14:paraId="4C88CECE" w14:textId="2BB675B0">
      <w:pPr>
        <w:jc w:val="center"/>
        <w:rPr>
          <w:rFonts w:ascii="Times New Roman" w:hAnsi="Times New Roman" w:eastAsia="Times New Roman" w:cs="Times New Roman"/>
          <w:b/>
          <w:bCs/>
          <w:lang w:eastAsia="zh-CN"/>
        </w:rPr>
      </w:pPr>
    </w:p>
    <w:p w:rsidR="003C3A51" w:rsidP="00A159D6" w:rsidRDefault="00353C15" w14:paraId="6566DBFA" w14:textId="6833D9D8">
      <w:pPr>
        <w:rPr>
          <w:rFonts w:ascii="Times New Roman" w:hAnsi="Times New Roman" w:eastAsia="Times New Roman" w:cs="Times New Roman"/>
          <w:b/>
          <w:bCs/>
        </w:rPr>
      </w:pPr>
      <w:r>
        <w:rPr>
          <w:rFonts w:ascii="Times New Roman" w:hAnsi="Times New Roman" w:eastAsia="Times New Roman" w:cs="Times New Roman"/>
          <w:b/>
          <w:bCs/>
        </w:rPr>
        <w:t>Introduction</w:t>
      </w:r>
    </w:p>
    <w:p w:rsidR="0097364F" w:rsidP="007E49B9" w:rsidRDefault="00A87435" w14:paraId="25392818" w14:textId="77777777">
      <w:pPr>
        <w:spacing w:line="480" w:lineRule="auto"/>
        <w:ind w:firstLine="720"/>
        <w:rPr>
          <w:rFonts w:ascii="Times New Roman" w:hAnsi="Times New Roman" w:eastAsia="Times New Roman" w:cs="Times New Roman"/>
        </w:rPr>
      </w:pPr>
      <w:r w:rsidRPr="1EF3FE12" w:rsidR="00A87435">
        <w:rPr>
          <w:rFonts w:ascii="Times New Roman" w:hAnsi="Times New Roman" w:eastAsia="Times New Roman" w:cs="Times New Roman"/>
        </w:rPr>
        <w:t xml:space="preserve">Hypertension is one of the leading </w:t>
      </w:r>
      <w:r w:rsidRPr="1EF3FE12" w:rsidR="00B9484A">
        <w:rPr>
          <w:rFonts w:ascii="Times New Roman" w:hAnsi="Times New Roman" w:eastAsia="Times New Roman" w:cs="Times New Roman"/>
        </w:rPr>
        <w:t>risk factors for cardiovascular diseas</w:t>
      </w:r>
      <w:r w:rsidRPr="1EF3FE12" w:rsidR="004650E3">
        <w:rPr>
          <w:rFonts w:ascii="Times New Roman" w:hAnsi="Times New Roman" w:eastAsia="Times New Roman" w:cs="Times New Roman"/>
        </w:rPr>
        <w:t>e</w:t>
      </w:r>
      <w:r w:rsidRPr="1EF3FE12" w:rsidR="009C4AFF">
        <w:rPr>
          <w:rFonts w:ascii="Times New Roman" w:hAnsi="Times New Roman" w:eastAsia="Times New Roman" w:cs="Times New Roman"/>
        </w:rPr>
        <w:t xml:space="preserve"> and </w:t>
      </w:r>
      <w:bookmarkStart w:name="_Int_hRQ2HXLk" w:id="776379402"/>
      <w:r w:rsidRPr="1EF3FE12" w:rsidR="002A5B18">
        <w:rPr>
          <w:rFonts w:ascii="Times New Roman" w:hAnsi="Times New Roman" w:eastAsia="Times New Roman" w:cs="Times New Roman"/>
        </w:rPr>
        <w:t>attributes</w:t>
      </w:r>
      <w:bookmarkEnd w:id="776379402"/>
      <w:r w:rsidRPr="1EF3FE12" w:rsidR="003A3D54">
        <w:rPr>
          <w:rFonts w:ascii="Times New Roman" w:hAnsi="Times New Roman" w:eastAsia="Times New Roman" w:cs="Times New Roman"/>
        </w:rPr>
        <w:t xml:space="preserve"> to </w:t>
      </w:r>
      <w:r w:rsidRPr="1EF3FE12" w:rsidR="008A4C30">
        <w:rPr>
          <w:rFonts w:ascii="Times New Roman" w:hAnsi="Times New Roman" w:eastAsia="Times New Roman" w:cs="Times New Roman"/>
        </w:rPr>
        <w:t>1</w:t>
      </w:r>
      <w:r w:rsidRPr="1EF3FE12" w:rsidR="00A07B6F">
        <w:rPr>
          <w:rFonts w:ascii="Times New Roman" w:hAnsi="Times New Roman" w:eastAsia="Times New Roman" w:cs="Times New Roman"/>
        </w:rPr>
        <w:t xml:space="preserve"> in </w:t>
      </w:r>
      <w:r w:rsidRPr="1EF3FE12" w:rsidR="003807FC">
        <w:rPr>
          <w:rFonts w:ascii="Times New Roman" w:hAnsi="Times New Roman" w:eastAsia="Times New Roman" w:cs="Times New Roman"/>
        </w:rPr>
        <w:t>8</w:t>
      </w:r>
      <w:r w:rsidRPr="1EF3FE12" w:rsidR="00A07B6F">
        <w:rPr>
          <w:rFonts w:ascii="Times New Roman" w:hAnsi="Times New Roman" w:eastAsia="Times New Roman" w:cs="Times New Roman"/>
        </w:rPr>
        <w:t xml:space="preserve"> cardiovascular </w:t>
      </w:r>
      <w:r w:rsidRPr="1EF3FE12" w:rsidR="009C4AFF">
        <w:rPr>
          <w:rFonts w:ascii="Times New Roman" w:hAnsi="Times New Roman" w:eastAsia="Times New Roman" w:cs="Times New Roman"/>
        </w:rPr>
        <w:t>deaths in the U.S</w:t>
      </w:r>
      <w:r w:rsidRPr="1EF3FE12" w:rsidR="008A4C30">
        <w:rPr>
          <w:rFonts w:ascii="Times New Roman" w:hAnsi="Times New Roman" w:eastAsia="Times New Roman" w:cs="Times New Roman"/>
        </w:rPr>
        <w:t xml:space="preserve"> </w:t>
      </w:r>
      <w:r w:rsidRPr="1EF3FE12">
        <w:rPr>
          <w:rFonts w:ascii="Times New Roman" w:hAnsi="Times New Roman" w:eastAsia="Times New Roman" w:cs="Times New Roman"/>
        </w:rPr>
        <w:fldChar w:fldCharType="begin"/>
      </w:r>
      <w:r w:rsidRPr="1EF3FE12">
        <w:rPr>
          <w:rFonts w:ascii="Times New Roman" w:hAnsi="Times New Roman" w:eastAsia="Times New Roman" w:cs="Times New Roman"/>
        </w:rPr>
        <w:instrText xml:space="preserve"> ADDIN ZOTERO_ITEM CSL_CITATION {"citationID":"2g2e6ohF","properties":{"formattedCitation":"(Martin et al., 2024)","plainCitation":"(Martin et al., 2024)","noteIndex":0},"citationItems":[{"id":319,"uris":["http://zotero.org/users/13202934/items/9IWLTWLL"],"itemData":{"id":319,"type":"article-journal","abstract":"BACKGROUND:\nThe American Heart Association (AHA), in conjunction with the National Institutes of Health, annually reports the most up-to-date statistics related to heart disease, stroke, and cardiovascular risk factors, including core health behaviors (smoking, physical activity, nutrition, sleep, and obesity) and health factors (cholesterol, blood pressure, glucose control, and metabolic syndrome) that contribute to cardiovascular health. The AHA Heart Disease and Stroke Statistical Update presents the latest data on a range of major clinical heart and circulatory disease conditions (including stroke, brain health, complications of pregnancy, kidney disease, congenital heart disease, rhythm disorders, sudden cardiac arrest, subclinical atherosclerosis, coronary heart disease, cardiomyopathy, heart failure, valvular disease, venous thromboembolism, and peripheral artery disease) and the associated outcomes (including quality of care, procedures, and economic costs).\nMETHODS:\nThe AHA, through its Epidemiology and Prevention Statistics Committee, continuously monitors and evaluates sources of data on heart disease and stroke in the United States and globally to provide the most current information available in the annual Statistical Update with review of published literature through the year before writing. The 2024 AHA Statistical Update is the product of a full year’s worth of effort in 2023 by dedicated volunteer clinicians and scientists, committed government professionals, and AHA staff members. The AHA strives to further understand and help heal health problems inflicted by structural racism, a public health crisis that can significantly damage physical and mental health and perpetuate disparities in access to health care, education, income, housing, and several other factors vital to healthy lives. This year’s edition includes additional global data, as well as data on the monitoring and benefits of cardiovascular health in the population, with an enhanced focus on health equity across several key domains.\nRESULTS:\nEach of the chapters in the Statistical Update focuses on a different topic related to heart disease and stroke statistics.\nCONCLUSIONS:\nThe Statistical Update represents a critical resource for the lay public, policymakers, media professionals, clinicians, health care administrators, researchers, health advocates, and others seeking the best available data on these factors and conditions.","container-title":"Circulation","DOI":"10.1161/CIR.0000000000001209","issue":"8","note":"publisher: American Heart Association","page":"e347-e913","source":"ahajournals.org (Atypon)","title":"2024 Heart Disease and Stroke Statistics: A Report of US and Global Data From the American Heart Association","title-short":"2024 Heart Disease and Stroke Statistics","volume":"149","author":[{"family":"Martin","given":"Seth S."},{"family":"Aday","given":"Aaron W."},{"family":"Almarzooq","given":"Zaid I."},{"family":"Anderson","given":"Cheryl A.M."},{"family":"Arora","given":"Pankaj"},{"family":"Avery","given":"Christy L."},{"family":"Baker-Smith","given":"Carissa M."},{"family":"Barone Gibbs","given":"Bethany"},{"family":"Beaton","given":"Andrea Z."},{"family":"Boehme","given":"Amelia K."},{"family":"Commodore-Mensah","given":"Yvonne"},{"family":"Currie","given":"Maria E."},{"family":"Elkind","given":"Mitchell S.V."},{"family":"Evenson","given":"Kelly R."},{"family":"Generoso","given":"Giuliano"},{"family":"Heard","given":"Debra G."},{"family":"Hiremath","given":"Swapnil"},{"family":"Johansen","given":"Michelle C."},{"family":"Kalani","given":"Rizwan"},{"family":"Kazi","given":"Dhruv S."},{"family":"Ko","given":"Darae"},{"family":"Liu","given":"Junxiu"},{"family":"Magnani","given":"Jared W."},{"family":"Michos","given":"Erin D."},{"family":"Mussolino","given":"Michael E."},{"family":"Navaneethan","given":"Sankar D."},{"family":"Parikh","given":"Nisha I."},{"family":"Perman","given":"Sarah M."},{"family":"Poudel","given":"Remy"},{"family":"Rezk-Hanna","given":"Mary"},{"family":"Roth","given":"Gregory A."},{"family":"Shah","given":"Nilay S."},{"family":"St-Onge","given":"Marie-Pierre"},{"family":"Thacker","given":"Evan L."},{"family":"Tsao","given":"Connie W."},{"family":"Urbut","given":"Sarah M."},{"family":"Van Spall","given":"Harriette G.C."},{"family":"Voeks","given":"Jenifer H."},{"family":"Wang","given":"Nae-Yuh"},{"family":"Wong","given":"Nathan D."},{"family":"Wong","given":"Sally S."},{"family":"Yaffe","given":"Kristine"},{"family":"Palaniappan","given":"Latha P."},{"literal":"on behalf of the American Heart Association Council on Epidemiology and Prevention Statistics Committee and Stroke Statistics Subcommittee"}],"issued":{"date-parts":[["2024",2,20]]}}}],"schema":"https://github.com/citation-style-language/schema/raw/master/csl-citation.json"} </w:instrText>
      </w:r>
      <w:r w:rsidRPr="1EF3FE12">
        <w:rPr>
          <w:rFonts w:ascii="Times New Roman" w:hAnsi="Times New Roman" w:eastAsia="Times New Roman" w:cs="Times New Roman"/>
        </w:rPr>
        <w:fldChar w:fldCharType="separate"/>
      </w:r>
      <w:r w:rsidRPr="1EF3FE12" w:rsidR="00B47D67">
        <w:rPr>
          <w:rFonts w:ascii="Times New Roman" w:hAnsi="Times New Roman" w:cs="Times New Roman"/>
        </w:rPr>
        <w:t>(Martin et al., 2024)</w:t>
      </w:r>
      <w:r w:rsidRPr="1EF3FE12">
        <w:rPr>
          <w:rFonts w:ascii="Times New Roman" w:hAnsi="Times New Roman" w:eastAsia="Times New Roman" w:cs="Times New Roman"/>
        </w:rPr>
        <w:fldChar w:fldCharType="end"/>
      </w:r>
      <w:r w:rsidRPr="1EF3FE12" w:rsidR="00B9484A">
        <w:rPr>
          <w:rFonts w:ascii="Times New Roman" w:hAnsi="Times New Roman" w:eastAsia="Times New Roman" w:cs="Times New Roman"/>
        </w:rPr>
        <w:t xml:space="preserve">. </w:t>
      </w:r>
      <w:r w:rsidRPr="1EF3FE12" w:rsidR="000C2BAA">
        <w:rPr>
          <w:rFonts w:ascii="Times New Roman" w:hAnsi="Times New Roman" w:eastAsia="Times New Roman" w:cs="Times New Roman"/>
        </w:rPr>
        <w:t>N</w:t>
      </w:r>
      <w:r w:rsidRPr="1EF3FE12" w:rsidR="001518D9">
        <w:rPr>
          <w:rFonts w:ascii="Times New Roman" w:hAnsi="Times New Roman" w:eastAsia="Times New Roman" w:cs="Times New Roman"/>
        </w:rPr>
        <w:t>early half</w:t>
      </w:r>
      <w:r w:rsidRPr="1EF3FE12" w:rsidR="001518D9">
        <w:rPr>
          <w:rFonts w:ascii="Times New Roman" w:hAnsi="Times New Roman" w:eastAsia="Times New Roman" w:cs="Times New Roman"/>
        </w:rPr>
        <w:t xml:space="preserve"> of the adults in the U.S. have hypertension, and only 1 in </w:t>
      </w:r>
      <w:r w:rsidRPr="1EF3FE12" w:rsidR="005B7C00">
        <w:rPr>
          <w:rFonts w:ascii="Times New Roman" w:hAnsi="Times New Roman" w:eastAsia="Times New Roman" w:cs="Times New Roman"/>
        </w:rPr>
        <w:t>5</w:t>
      </w:r>
      <w:r w:rsidRPr="1EF3FE12" w:rsidR="001518D9">
        <w:rPr>
          <w:rFonts w:ascii="Times New Roman" w:hAnsi="Times New Roman" w:eastAsia="Times New Roman" w:cs="Times New Roman"/>
        </w:rPr>
        <w:t xml:space="preserve"> </w:t>
      </w:r>
      <w:r w:rsidRPr="1EF3FE12" w:rsidR="006D2AD4">
        <w:rPr>
          <w:rFonts w:ascii="Times New Roman" w:hAnsi="Times New Roman" w:eastAsia="Times New Roman" w:cs="Times New Roman"/>
        </w:rPr>
        <w:t>of th</w:t>
      </w:r>
      <w:r w:rsidRPr="1EF3FE12" w:rsidR="00C32358">
        <w:rPr>
          <w:rFonts w:ascii="Times New Roman" w:hAnsi="Times New Roman" w:eastAsia="Times New Roman" w:cs="Times New Roman"/>
        </w:rPr>
        <w:t>ose</w:t>
      </w:r>
      <w:r w:rsidRPr="1EF3FE12" w:rsidR="001518D9">
        <w:rPr>
          <w:rFonts w:ascii="Times New Roman" w:hAnsi="Times New Roman" w:eastAsia="Times New Roman" w:cs="Times New Roman"/>
        </w:rPr>
        <w:t xml:space="preserve"> </w:t>
      </w:r>
      <w:r w:rsidRPr="1EF3FE12" w:rsidR="00A37FBF">
        <w:rPr>
          <w:rFonts w:ascii="Times New Roman" w:hAnsi="Times New Roman" w:eastAsia="Times New Roman" w:cs="Times New Roman"/>
        </w:rPr>
        <w:t xml:space="preserve">have their </w:t>
      </w:r>
      <w:r w:rsidRPr="1EF3FE12" w:rsidR="001438D3">
        <w:rPr>
          <w:rFonts w:ascii="Times New Roman" w:hAnsi="Times New Roman" w:eastAsia="Times New Roman" w:cs="Times New Roman"/>
        </w:rPr>
        <w:t>blood pressure</w:t>
      </w:r>
      <w:r w:rsidRPr="1EF3FE12" w:rsidR="00A37FBF">
        <w:rPr>
          <w:rFonts w:ascii="Times New Roman" w:hAnsi="Times New Roman" w:eastAsia="Times New Roman" w:cs="Times New Roman"/>
        </w:rPr>
        <w:t xml:space="preserve"> controlled</w:t>
      </w:r>
      <w:r w:rsidRPr="1EF3FE12" w:rsidR="00306211">
        <w:rPr>
          <w:rFonts w:ascii="Times New Roman" w:hAnsi="Times New Roman" w:eastAsia="Times New Roman" w:cs="Times New Roman"/>
        </w:rPr>
        <w:t xml:space="preserve"> </w:t>
      </w:r>
      <w:r w:rsidRPr="1EF3FE12">
        <w:rPr>
          <w:rFonts w:ascii="Times New Roman" w:hAnsi="Times New Roman" w:eastAsia="Times New Roman" w:cs="Times New Roman"/>
        </w:rPr>
        <w:fldChar w:fldCharType="begin"/>
      </w:r>
      <w:r w:rsidRPr="1EF3FE12">
        <w:rPr>
          <w:rFonts w:ascii="Times New Roman" w:hAnsi="Times New Roman" w:eastAsia="Times New Roman" w:cs="Times New Roman"/>
        </w:rPr>
        <w:instrText xml:space="preserve"> ADDIN ZOTERO_ITEM CSL_CITATION {"citationID":"uKs6o9ES","properties":{"formattedCitation":"(Fryar et al., 2024)","plainCitation":"(Fryar et al., 2024)","noteIndex":0},"citationItems":[{"id":313,"uris":["http://zotero.org/users/13202934/items/EUKA4SZ6"],"itemData":{"id":313,"type":"article-journal","container-title":"NCHS Data Brief, no 511. Hyattsville, MD: National Center for Health Statistics.","DOI":"https://dx.doi.org/10.15620/cdc/164016","title":"Hypertension prevalence, awareness, treatment, and control among adults age 18 and older: United States, August 2021–August 2023.","URL":"https://www.cdc.gov/nchs/products/databriefs/db511.htm","author":[{"family":"Fryar","given":"CD"},{"family":"Kit","given":"B"},{"family":"Carroll","given":"MD"},{"family":"Afful","given":"J"}],"issued":{"date-parts":[["2024"]]}}}],"schema":"https://github.com/citation-style-language/schema/raw/master/csl-citation.json"} </w:instrText>
      </w:r>
      <w:r w:rsidRPr="1EF3FE12">
        <w:rPr>
          <w:rFonts w:ascii="Times New Roman" w:hAnsi="Times New Roman" w:eastAsia="Times New Roman" w:cs="Times New Roman"/>
        </w:rPr>
        <w:fldChar w:fldCharType="separate"/>
      </w:r>
      <w:r w:rsidRPr="1EF3FE12" w:rsidR="00396912">
        <w:rPr>
          <w:rFonts w:ascii="Times New Roman" w:hAnsi="Times New Roman" w:eastAsia="Times New Roman" w:cs="Times New Roman"/>
          <w:noProof/>
        </w:rPr>
        <w:t>(Fryar et al., 2024)</w:t>
      </w:r>
      <w:r w:rsidRPr="1EF3FE12">
        <w:rPr>
          <w:rFonts w:ascii="Times New Roman" w:hAnsi="Times New Roman" w:eastAsia="Times New Roman" w:cs="Times New Roman"/>
        </w:rPr>
        <w:fldChar w:fldCharType="end"/>
      </w:r>
      <w:r w:rsidRPr="1EF3FE12" w:rsidR="00A37FBF">
        <w:rPr>
          <w:rFonts w:ascii="Times New Roman" w:hAnsi="Times New Roman" w:eastAsia="Times New Roman" w:cs="Times New Roman"/>
        </w:rPr>
        <w:t>.</w:t>
      </w:r>
      <w:r w:rsidRPr="1EF3FE12" w:rsidR="00FD3192">
        <w:rPr>
          <w:rFonts w:ascii="Times New Roman" w:hAnsi="Times New Roman" w:eastAsia="Times New Roman" w:cs="Times New Roman"/>
        </w:rPr>
        <w:t xml:space="preserve"> </w:t>
      </w:r>
      <w:r w:rsidRPr="1EF3FE12" w:rsidR="001D1382">
        <w:rPr>
          <w:rFonts w:ascii="Times New Roman" w:hAnsi="Times New Roman" w:eastAsia="Times New Roman" w:cs="Times New Roman"/>
        </w:rPr>
        <w:t>Additionally,</w:t>
      </w:r>
      <w:r w:rsidRPr="1EF3FE12" w:rsidR="00C446EF">
        <w:rPr>
          <w:rFonts w:ascii="Times New Roman" w:hAnsi="Times New Roman" w:eastAsia="Times New Roman" w:cs="Times New Roman"/>
        </w:rPr>
        <w:t xml:space="preserve"> 70 percent of </w:t>
      </w:r>
      <w:r w:rsidRPr="1EF3FE12" w:rsidR="004367BA">
        <w:rPr>
          <w:rFonts w:ascii="Times New Roman" w:hAnsi="Times New Roman" w:eastAsia="Times New Roman" w:cs="Times New Roman"/>
        </w:rPr>
        <w:t xml:space="preserve">the </w:t>
      </w:r>
      <w:r w:rsidRPr="1EF3FE12" w:rsidR="00C446EF">
        <w:rPr>
          <w:rFonts w:ascii="Times New Roman" w:hAnsi="Times New Roman" w:eastAsia="Times New Roman" w:cs="Times New Roman"/>
        </w:rPr>
        <w:t xml:space="preserve">individuals with </w:t>
      </w:r>
      <w:r w:rsidRPr="1EF3FE12" w:rsidR="00B54CCA">
        <w:rPr>
          <w:rFonts w:ascii="Times New Roman" w:hAnsi="Times New Roman" w:eastAsia="Times New Roman" w:cs="Times New Roman"/>
        </w:rPr>
        <w:t xml:space="preserve">uncontrolled </w:t>
      </w:r>
      <w:r w:rsidRPr="1EF3FE12" w:rsidR="00FA6A9F">
        <w:rPr>
          <w:rFonts w:ascii="Times New Roman" w:hAnsi="Times New Roman" w:eastAsia="Times New Roman" w:cs="Times New Roman"/>
        </w:rPr>
        <w:t xml:space="preserve">hypertension </w:t>
      </w:r>
      <w:r w:rsidRPr="1EF3FE12" w:rsidR="00B71471">
        <w:rPr>
          <w:rFonts w:ascii="Times New Roman" w:hAnsi="Times New Roman" w:eastAsia="Times New Roman" w:cs="Times New Roman"/>
        </w:rPr>
        <w:t>failed to</w:t>
      </w:r>
      <w:r w:rsidRPr="1EF3FE12" w:rsidR="00B71471">
        <w:rPr>
          <w:rFonts w:ascii="Times New Roman" w:hAnsi="Times New Roman" w:eastAsia="Times New Roman" w:cs="Times New Roman"/>
        </w:rPr>
        <w:t xml:space="preserve"> control their blood pressure </w:t>
      </w:r>
      <w:r w:rsidRPr="1EF3FE12" w:rsidR="00601A4B">
        <w:rPr>
          <w:rFonts w:ascii="Times New Roman" w:hAnsi="Times New Roman" w:eastAsia="Times New Roman" w:cs="Times New Roman"/>
        </w:rPr>
        <w:t>using medication</w:t>
      </w:r>
      <w:r w:rsidRPr="1EF3FE12" w:rsidR="00CF131D">
        <w:rPr>
          <w:rFonts w:ascii="Times New Roman" w:hAnsi="Times New Roman" w:eastAsia="Times New Roman" w:cs="Times New Roman"/>
        </w:rPr>
        <w:t>s</w:t>
      </w:r>
      <w:r w:rsidRPr="1EF3FE12" w:rsidR="00306211">
        <w:rPr>
          <w:rFonts w:ascii="Times New Roman" w:hAnsi="Times New Roman" w:eastAsia="Times New Roman" w:cs="Times New Roman"/>
        </w:rPr>
        <w:t xml:space="preserve"> </w:t>
      </w:r>
      <w:r w:rsidRPr="1EF3FE12">
        <w:rPr>
          <w:rFonts w:ascii="Times New Roman" w:hAnsi="Times New Roman" w:eastAsia="Times New Roman" w:cs="Times New Roman"/>
        </w:rPr>
        <w:fldChar w:fldCharType="begin"/>
      </w:r>
      <w:r w:rsidRPr="1EF3FE12">
        <w:rPr>
          <w:rFonts w:ascii="Times New Roman" w:hAnsi="Times New Roman" w:eastAsia="Times New Roman" w:cs="Times New Roman"/>
        </w:rPr>
        <w:instrText xml:space="preserve"> ADDIN ZOTERO_ITEM CSL_CITATION {"citationID":"096nzHoh","properties":{"formattedCitation":"(Richardson et al., 2024)","plainCitation":"(Richardson et al., 2024)","noteIndex":0},"citationItems":[{"id":310,"uris":["http://zotero.org/users/13202934/items/LCV6LXBZ"],"itemData":{"id":310,"type":"article-journal","abstract":"Uncontrolled hypertension is a major contributor to cardiovascular disease (CVD) in the US.To determine the prevalence of hypertension control cascade outcomes (hypertension awareness, treatment recommendations, and medication use) among individuals with uncontrolled hypertension to inform action across cascade levels.This weighted cross-sectional study used January 2017 to March 2020 National Health and Nutrition Examination Survey (NHANES) data from noninstitutionalized adults aged 18 years or older in the US with uncontrolled hypertension. Data analysis occurred from January to February 2024.Calendar year of response to the NHANES survey.Mean blood pressure (BP) was computed using up to 3 measurements. Uncontrolled hypertension was defined as systolic BP of 130 mm Hg or greater or diastolic BP of 80 mm Hg or greater, regardless of medication use. Outcomes included patient awareness of hypertension, treatment recommendations, and medication use. To estimate population totals by subgroup, the age-standardized proportion of each outcome was multiplied by the estimated number of adults with uncontrolled hypertension.The study included 3129 US adults with uncontrolled hypertension (1675 male [weighted percentage, 52.3%]; 775 aged 18 to 44 years [weighted percentage, 29.4%]; 1306 aged 45 to 64 years [weighted percentage, 41.4%]; 1048 aged 65 years or older [weighted percentage, 29.2%]), resulting in a population estimate of 100.4 million adults (weighted percentage, 83.7%) with uncontrolled hypertension. More than one-half of study participants (57.8 million adults [weighted percentage, 57.6%]) were unaware that they had hypertension, and of the 35.0 million who were aware and met criteria for antihypertensive medication, 24.8 million (weighted percentage, 70.8%) took the medication but had hypertension that remained uncontrolled. These negative outcomes in the hypertension control cascade occurred across demographic groups, with notably high prevalence among younger adults and individuals engaged in health care. Among an estimated 30.1 million adults aged 18 to 44 years with hypertension, 10.4 of 11.3 million females (weighted percentage, 91.8%) and 17.7 million of 18.8 million males (weighted percentage, 94.3%) had uncontrolled hypertension. Of the 10.4 million females, 7.2 million (weighted percentage, 68.8%) were unaware of their hypertension status, and of the 17.7 million males, 12.0 million (weighted percentage, 68.1%) were unaware. Additionally, 9.9 of 13.0 million adults with uncontrolled hypertension (weighted percentage, 75.7%) reported no health care visits in the past year and were unaware. Conversely, among 70.6 million adults with uncontrolled hypertension reporting 2 or more health care visits, approximately one-half (36.6 million [weighted percentage, 51.8%]) were unaware.In this cross-sectional study, more than 50% of adults with uncontrolled hypertension in the US were unaware of their hypertension and were untreated, and 70.8% of those who were treated had hypertension that remained uncontrolled. These findings have serious implications for the nation’s overall health given the association of hypertension with increased risk for CVD.","container-title":"JAMA Network Open","DOI":"10.1001/jamanetworkopen.2024.31997","ISSN":"2574-3805","issue":"9","journalAbbreviation":"JAMA Network Open","page":"e2431997","source":"Silverchair","title":"Examining the Hypertension Control Cascade in Adults With Uncontrolled Hypertension in the US","volume":"7","author":[{"family":"Richardson","given":"LaTonia C."},{"family":"Vaughan","given":"Adam S."},{"family":"Wright","given":"Janet S."},{"family":"Coronado","given":"Fátima"}],"issued":{"date-parts":[["2024",9,11]]}}}],"schema":"https://github.com/citation-style-language/schema/raw/master/csl-citation.json"} </w:instrText>
      </w:r>
      <w:r w:rsidRPr="1EF3FE12">
        <w:rPr>
          <w:rFonts w:ascii="Times New Roman" w:hAnsi="Times New Roman" w:eastAsia="Times New Roman" w:cs="Times New Roman"/>
        </w:rPr>
        <w:fldChar w:fldCharType="separate"/>
      </w:r>
      <w:r w:rsidRPr="1EF3FE12" w:rsidR="00306211">
        <w:rPr>
          <w:rFonts w:ascii="Times New Roman" w:hAnsi="Times New Roman" w:eastAsia="Times New Roman" w:cs="Times New Roman"/>
          <w:noProof/>
        </w:rPr>
        <w:t>(Richardson et al., 2024)</w:t>
      </w:r>
      <w:r w:rsidRPr="1EF3FE12">
        <w:rPr>
          <w:rFonts w:ascii="Times New Roman" w:hAnsi="Times New Roman" w:eastAsia="Times New Roman" w:cs="Times New Roman"/>
        </w:rPr>
        <w:fldChar w:fldCharType="end"/>
      </w:r>
      <w:r w:rsidRPr="1EF3FE12" w:rsidR="00306211">
        <w:rPr>
          <w:rFonts w:ascii="Times New Roman" w:hAnsi="Times New Roman" w:eastAsia="Times New Roman" w:cs="Times New Roman"/>
        </w:rPr>
        <w:t>.</w:t>
      </w:r>
      <w:r w:rsidRPr="1EF3FE12" w:rsidR="00B62DFD">
        <w:rPr>
          <w:rFonts w:ascii="Times New Roman" w:hAnsi="Times New Roman" w:eastAsia="Times New Roman" w:cs="Times New Roman"/>
        </w:rPr>
        <w:t xml:space="preserve"> </w:t>
      </w:r>
      <w:r w:rsidRPr="1EF3FE12" w:rsidR="002647C8">
        <w:rPr>
          <w:rFonts w:ascii="Times New Roman" w:hAnsi="Times New Roman" w:eastAsia="Times New Roman" w:cs="Times New Roman"/>
        </w:rPr>
        <w:t xml:space="preserve">Therefore, </w:t>
      </w:r>
      <w:r w:rsidRPr="1EF3FE12" w:rsidR="00B811AA">
        <w:rPr>
          <w:rFonts w:ascii="Times New Roman" w:hAnsi="Times New Roman" w:eastAsia="Times New Roman" w:cs="Times New Roman"/>
        </w:rPr>
        <w:t>identifying</w:t>
      </w:r>
      <w:r w:rsidRPr="1EF3FE12" w:rsidR="002647C8">
        <w:rPr>
          <w:rFonts w:ascii="Times New Roman" w:hAnsi="Times New Roman" w:eastAsia="Times New Roman" w:cs="Times New Roman"/>
        </w:rPr>
        <w:t xml:space="preserve"> risk factors associated with uncontrolled hypertension</w:t>
      </w:r>
      <w:r w:rsidRPr="1EF3FE12" w:rsidR="00563567">
        <w:rPr>
          <w:rFonts w:ascii="Times New Roman" w:hAnsi="Times New Roman" w:eastAsia="Times New Roman" w:cs="Times New Roman"/>
        </w:rPr>
        <w:t xml:space="preserve"> after </w:t>
      </w:r>
      <w:r w:rsidRPr="1EF3FE12" w:rsidR="005A44E8">
        <w:rPr>
          <w:rFonts w:ascii="Times New Roman" w:hAnsi="Times New Roman" w:eastAsia="Times New Roman" w:cs="Times New Roman"/>
        </w:rPr>
        <w:t xml:space="preserve">antihypertensive </w:t>
      </w:r>
      <w:r w:rsidRPr="1EF3FE12" w:rsidR="00563567">
        <w:rPr>
          <w:rFonts w:ascii="Times New Roman" w:hAnsi="Times New Roman" w:eastAsia="Times New Roman" w:cs="Times New Roman"/>
        </w:rPr>
        <w:t>medication use</w:t>
      </w:r>
      <w:r w:rsidRPr="1EF3FE12" w:rsidR="002647C8">
        <w:rPr>
          <w:rFonts w:ascii="Times New Roman" w:hAnsi="Times New Roman" w:eastAsia="Times New Roman" w:cs="Times New Roman"/>
        </w:rPr>
        <w:t xml:space="preserve"> </w:t>
      </w:r>
      <w:r w:rsidRPr="1EF3FE12" w:rsidR="003D7C97">
        <w:rPr>
          <w:rFonts w:ascii="Times New Roman" w:hAnsi="Times New Roman" w:eastAsia="Times New Roman" w:cs="Times New Roman"/>
        </w:rPr>
        <w:t xml:space="preserve">is important to </w:t>
      </w:r>
      <w:r w:rsidRPr="1EF3FE12" w:rsidR="00141077">
        <w:rPr>
          <w:rFonts w:ascii="Times New Roman" w:hAnsi="Times New Roman" w:eastAsia="Times New Roman" w:cs="Times New Roman"/>
        </w:rPr>
        <w:t>prevent the development of</w:t>
      </w:r>
      <w:r w:rsidRPr="1EF3FE12" w:rsidR="00EA0660">
        <w:rPr>
          <w:rFonts w:ascii="Times New Roman" w:hAnsi="Times New Roman" w:eastAsia="Times New Roman" w:cs="Times New Roman"/>
        </w:rPr>
        <w:t xml:space="preserve"> cardiovascular disease</w:t>
      </w:r>
      <w:r w:rsidRPr="1EF3FE12" w:rsidR="00D503A1">
        <w:rPr>
          <w:rFonts w:ascii="Times New Roman" w:hAnsi="Times New Roman" w:eastAsia="Times New Roman" w:cs="Times New Roman"/>
        </w:rPr>
        <w:t>.</w:t>
      </w:r>
    </w:p>
    <w:p w:rsidRPr="0097364F" w:rsidR="00EE6AA3" w:rsidP="00C0088C" w:rsidRDefault="00D503A1" w14:paraId="01D436F7" w14:textId="1A3DCCAA">
      <w:pPr>
        <w:spacing w:line="480" w:lineRule="auto"/>
        <w:ind w:firstLine="720"/>
        <w:rPr>
          <w:rFonts w:ascii="Times New Roman" w:hAnsi="Times New Roman" w:eastAsia="Times New Roman" w:cs="Times New Roman"/>
        </w:rPr>
      </w:pPr>
      <w:r>
        <w:rPr>
          <w:rFonts w:ascii="Times New Roman" w:hAnsi="Times New Roman" w:eastAsia="Times New Roman" w:cs="Times New Roman"/>
        </w:rPr>
        <w:t xml:space="preserve"> </w:t>
      </w:r>
      <w:r w:rsidRPr="16D239E3" w:rsidR="00D95C09">
        <w:rPr>
          <w:rFonts w:ascii="Times New Roman" w:hAnsi="Times New Roman" w:eastAsia="Times New Roman" w:cs="Times New Roman"/>
        </w:rPr>
        <w:t xml:space="preserve">One potential risk </w:t>
      </w:r>
      <w:r w:rsidRPr="16D239E3" w:rsidR="00147616">
        <w:rPr>
          <w:rFonts w:ascii="Times New Roman" w:hAnsi="Times New Roman" w:eastAsia="Times New Roman" w:cs="Times New Roman"/>
        </w:rPr>
        <w:t>factor</w:t>
      </w:r>
      <w:r w:rsidRPr="16D239E3" w:rsidR="00D95C09">
        <w:rPr>
          <w:rFonts w:ascii="Times New Roman" w:hAnsi="Times New Roman" w:eastAsia="Times New Roman" w:cs="Times New Roman"/>
        </w:rPr>
        <w:t xml:space="preserve"> that contributes to uncontrolled hypertension </w:t>
      </w:r>
      <w:r w:rsidRPr="16D239E3" w:rsidR="000B2FF6">
        <w:rPr>
          <w:rFonts w:ascii="Times New Roman" w:hAnsi="Times New Roman" w:eastAsia="Times New Roman" w:cs="Times New Roman"/>
        </w:rPr>
        <w:t>after</w:t>
      </w:r>
      <w:r w:rsidRPr="16D239E3" w:rsidR="00A6654A">
        <w:rPr>
          <w:rFonts w:ascii="Times New Roman" w:hAnsi="Times New Roman" w:eastAsia="Times New Roman" w:cs="Times New Roman"/>
        </w:rPr>
        <w:t xml:space="preserve"> medications</w:t>
      </w:r>
      <w:r w:rsidR="00502333">
        <w:rPr>
          <w:rFonts w:ascii="Times New Roman" w:hAnsi="Times New Roman" w:eastAsia="Times New Roman" w:cs="Times New Roman"/>
        </w:rPr>
        <w:t xml:space="preserve"> use</w:t>
      </w:r>
      <w:r w:rsidRPr="16D239E3" w:rsidR="00A6654A">
        <w:rPr>
          <w:rFonts w:ascii="Times New Roman" w:hAnsi="Times New Roman" w:eastAsia="Times New Roman" w:cs="Times New Roman"/>
        </w:rPr>
        <w:t xml:space="preserve"> </w:t>
      </w:r>
      <w:r w:rsidRPr="16D239E3" w:rsidR="00D95C09">
        <w:rPr>
          <w:rFonts w:ascii="Times New Roman" w:hAnsi="Times New Roman" w:eastAsia="Times New Roman" w:cs="Times New Roman"/>
        </w:rPr>
        <w:t xml:space="preserve">is depression. </w:t>
      </w:r>
      <w:r w:rsidR="003171E1">
        <w:rPr>
          <w:rFonts w:ascii="Times New Roman" w:hAnsi="Times New Roman" w:eastAsia="Times New Roman" w:cs="Times New Roman"/>
        </w:rPr>
        <w:t>Research has shown that d</w:t>
      </w:r>
      <w:r w:rsidRPr="16D239E3" w:rsidR="000503D8">
        <w:rPr>
          <w:rFonts w:ascii="Times New Roman" w:hAnsi="Times New Roman" w:eastAsia="Times New Roman" w:cs="Times New Roman"/>
        </w:rPr>
        <w:t xml:space="preserve">epression </w:t>
      </w:r>
      <w:r w:rsidRPr="16D239E3" w:rsidR="007777B0">
        <w:rPr>
          <w:rFonts w:ascii="Times New Roman" w:hAnsi="Times New Roman" w:eastAsia="Times New Roman" w:cs="Times New Roman"/>
        </w:rPr>
        <w:t xml:space="preserve">increases the risk of </w:t>
      </w:r>
      <w:r w:rsidRPr="16D239E3" w:rsidR="000503D8">
        <w:rPr>
          <w:rFonts w:ascii="Times New Roman" w:hAnsi="Times New Roman" w:eastAsia="Times New Roman" w:cs="Times New Roman"/>
        </w:rPr>
        <w:t xml:space="preserve">developing uncontrolled hypertension </w:t>
      </w:r>
      <w:r w:rsidRPr="16D239E3" w:rsidR="005D089A">
        <w:rPr>
          <w:rFonts w:ascii="Times New Roman" w:hAnsi="Times New Roman" w:eastAsia="Times New Roman" w:cs="Times New Roman"/>
        </w:rPr>
        <w:t xml:space="preserve">due </w:t>
      </w:r>
      <w:r w:rsidRPr="16D239E3" w:rsidR="009B0969">
        <w:rPr>
          <w:rFonts w:ascii="Times New Roman" w:hAnsi="Times New Roman" w:eastAsia="Times New Roman" w:cs="Times New Roman"/>
        </w:rPr>
        <w:t xml:space="preserve">its effect on elevating the </w:t>
      </w:r>
      <w:r w:rsidRPr="16D239E3" w:rsidR="00CD0676">
        <w:rPr>
          <w:rFonts w:ascii="Times New Roman" w:hAnsi="Times New Roman" w:eastAsia="Times New Roman" w:cs="Times New Roman"/>
        </w:rPr>
        <w:t>sympathetic tone</w:t>
      </w:r>
      <w:r w:rsidRPr="16D239E3" w:rsidR="00C542AE">
        <w:rPr>
          <w:rFonts w:ascii="Times New Roman" w:hAnsi="Times New Roman" w:eastAsia="Times New Roman" w:cs="Times New Roman"/>
        </w:rPr>
        <w:t xml:space="preserve"> and cortisol production</w:t>
      </w:r>
      <w:r w:rsidRPr="16D239E3" w:rsidR="00844C31">
        <w:rPr>
          <w:rFonts w:ascii="Times New Roman" w:hAnsi="Times New Roman" w:eastAsia="Times New Roman" w:cs="Times New Roman"/>
        </w:rPr>
        <w:t xml:space="preserve"> </w:t>
      </w:r>
      <w:r w:rsidR="00AD5062">
        <w:rPr>
          <w:rFonts w:ascii="Times New Roman" w:hAnsi="Times New Roman" w:eastAsia="Times New Roman" w:cs="Times New Roman"/>
        </w:rPr>
        <w:t xml:space="preserve">and </w:t>
      </w:r>
      <w:r w:rsidRPr="16D239E3" w:rsidR="00D95C09">
        <w:rPr>
          <w:rFonts w:ascii="Times New Roman" w:hAnsi="Times New Roman" w:eastAsia="Times New Roman" w:cs="Times New Roman"/>
        </w:rPr>
        <w:fldChar w:fldCharType="begin"/>
      </w:r>
      <w:r w:rsidRPr="16D239E3" w:rsidR="00D95C09">
        <w:rPr>
          <w:rFonts w:ascii="Times New Roman" w:hAnsi="Times New Roman" w:eastAsia="Times New Roman" w:cs="Times New Roman"/>
        </w:rPr>
        <w:instrText xml:space="preserve"> ADDIN ZOTERO_ITEM CSL_CITATION {"citationID":"fhu7br3E","properties":{"formattedCitation":"(Rubio-Guerra et al., 2013; Wang et al., 2021; S\\uc0\\u305{}rl\\uc0\\u305{}er Emir et al., 2023)","plainCitation":"(Rubio-Guerra et al., 2013; Wang et al., 2021; Sırlıer Emir et al., 2023)","noteIndex":0},"citationItems":[{"id":321,"uris":["http://zotero.org/users/13202934/items/LB2KJR8X"],"itemData":{"id":321,"type":"article-journal","abstract":"BACKGROUND:\nBecause hypertension and depression share common pathways, it is possible that each disease has an impact on the natural history of the other.\n\nOBJECTIVE:\nTo determinate whether depression influences blood pressure control in hypertensive patients.\n\nMETHODS:\nForty hypertensive patients undergoing antihypertensive treatment, excluding beta-blockers and central-acting agents, self-measured their blood pressure several times a day for three days using a validated, commercially available device. All patients also completed the Zung Self-rating Depression Scale survey for depression. Associations between the results of the blood pressure and depression tests were determined using the Spearman correlation coefficient; RR was also measured.\n\nRESULTS:\nOf the 40 patients, 23 were depressed, and 21 of these 23 had poor control of their blood pressure. The RR for uncontrolled hypertension in depressed patients was 15.5. A significant correlation between systolic (r=0.713) and diastolic (r=0.52) blood pressure values and depression was found.\n\nCONCLUSION:\nDepression is common in patients with uncontrolled hypertension and may interfere with blood pressure control. Screening for depression in hypertensive patients is a simple and cost-effective tool that may improve outcomes.","container-title":"Experimental &amp; Clinical Cardiology","ISSN":"1205-6626","issue":"1","journalAbbreviation":"Exp Clin Cardiol","note":"PMID: 24294029\nPMCID: PMC3716493","page":"10-12","source":"PubMed Central","title":"Depression increases the risk for uncontrolled hypertension","volume":"18","author":[{"family":"Rubio-Guerra","given":"Alberto Francisco"},{"family":"Rodriguez-Lopez","given":"Leticia"},{"family":"Vargas-Ayala","given":"German"},{"family":"Huerta-Ramirez","given":"Saul"},{"family":"Serna","given":"David Castro"},{"family":"Lozano-Nuevo","given":"Jose Juan"}],"issued":{"date-parts":[["2013"]]}}},{"id":326,"uris":["http://zotero.org/users/13202934/items/89T4VXBG"],"itemData":{"id":326,"type":"article-journal","abstract":"Background. Hypertensive patients commonly experience comorbid depression, which is closely associated with adverse health outcomes. This study aimed to examine the association between depression and uncontrolled hypertension in primary care setting of Northwest China. Methods. We used a stratified multistage random sampling method to obtain 1856 hypertensives subjects aged ≥18 years among primary care setting in Xinjiang, Northwest China, between April and October 2019. Depression was evaluated by Hospital Anxiety and Depression Scale (HADS), with a cut-off score ≥8. We related depression to uncontrolled hypertension, using multiple logistic regression, adjusting for minimally sufficient adjustment set of variables retrieved from a literature-based directed acyclic graphs (DAGs) and optimal adjustment set of variables derived from the least absolute shrinkage and selection operator (LASSO) regression. Results. A total of 1,653 (89.1%) patients had uncontrolled hypertension. The prevalence of depression was 14.5% and 7.4% among patients with uncontrolled and controlled hypertension. Depression was associated with 1.12-fold increased odds of uncontrolled hypertension [odds ratio (OR) 2.12, 95% confidence interval (CI): 1.23–3.65]. The association remained significant even after adjusting for the minimal sufficient adjustment sets and the optimal adjustment set of variables. Conclusion. Depression is significantly associated with uncontrolled hypertension in primary care setting of northwest China. The integrated management of depression and hypertension in the setting might be warranted.","container-title":"International Journal of Hypertension","DOI":"10.1155/2021/6652228","ISSN":"2090-0392","issue":"1","language":"en","license":"Copyright © 2021 Lin Wang et al.","note":"_eprint: https://onlinelibrary.wiley.com/doi/pdf/10.1155/2021/6652228","page":"6652228","source":"Wiley Online Library","title":"Association of Depression with Uncontrolled Hypertension in Primary Care Setting: A Cross-Sectional Study in Less-Developed Northwest China","title-short":"Association of Depression with Uncontrolled Hypertension in Primary Care Setting","volume":"2021","author":[{"family":"Wang","given":"Lin"},{"family":"Li","given":"Nanfang"},{"family":"Heizhati","given":"Mulalibieke"},{"family":"Li","given":"Mei"},{"family":"Yang","given":"Zhikang"},{"family":"Wang","given":"Zhongrong"},{"family":"Abudereyimu","given":"Reyila"}],"issued":{"date-parts":[["2021"]]}}},{"id":324,"uris":["http://zotero.org/users/13202934/items/QRUTA2BH"],"itemData":{"id":324,"type":"article-journal","abstract":"BACKGROUND: It has been known that there is a significant correlation between depression and cardiovascular diseases. However, the reasons behind this correlation that could affect mortality and morbidity were not fully identified. The present study aimed to analyze arterial stiffness diagnosed with ultrasonography, which could be associated with cardiovascular disease risks in depression patients, and to compare the findings with those of healthy controls.\nMETHODS: The study was conducted with 35 depression patients and 35 healthy individuals. Routine complete blood and biochemistry tests were requested for all patients, and their weight and height, waist circumference, and diastolic and systolic arterial blood pressure were measured. Femoral and carotid artery intima-media thickness and other arterial stiffness parameters were determined with Doppler ultrasonography.\nRESULTS: It was determined that the systolic pressure (P = .028) was higher in the patient group (P = .028). Also, the carotid elastic modulus (P = .048) was significantly higher in the patient group. A negative and significant correlation was determined between femoral compliance and chlorpromazine equivalent dose (P = .021, r = -0.389).\nCONCLUSION: It was determined that the systolic blood pressure and carotid elastic modulus arterial stiffness parameters were significantly higher in depression patients. Measurable arterial stiffness parameters should be investigated in depression patients as cardiovascular risk markers. Furthermore, the determination of the effects of psychotropic drugs employed in arterial stiffness treatment could play an important role in the determination of cardiovascular disease risk in these patients.","container-title":"Alpha Psychiatry","DOI":"10.5152/alphapsychiatry.2023.221099","ISSN":"2757-8038","issue":"5","journalAbbreviation":"Alpha Psychiatry","language":"eng","note":"PMID: 38105785\nPMCID: PMC10724755","page":"193-199","source":"PubMed","title":"Evaluation of Arterial Stiffness in Depression Patients","volume":"24","author":[{"family":"Sırlıer Emir","given":"Burcu"},{"family":"Yıldız","given":"Sevler"},{"family":"Kazgan Kılıçaslan","given":"Aslı"},{"family":"Kılıçarslan","given":"Gülhan"},{"family":"Kurt","given":"Osman"},{"family":"Korkmaz","given":"Sevda"},{"family":"Atmaca","given":"Murad"}],"issued":{"date-parts":[["2023",9]]}}}],"schema":"https://github.com/citation-style-language/schema/raw/master/csl-citation.json"} </w:instrText>
      </w:r>
      <w:r w:rsidRPr="16D239E3" w:rsidR="00D95C09">
        <w:rPr>
          <w:rFonts w:ascii="Times New Roman" w:hAnsi="Times New Roman" w:eastAsia="Times New Roman" w:cs="Times New Roman"/>
        </w:rPr>
        <w:fldChar w:fldCharType="separate"/>
      </w:r>
      <w:r w:rsidRPr="16D239E3" w:rsidR="00974806">
        <w:rPr>
          <w:rFonts w:ascii="Times New Roman" w:hAnsi="Times New Roman" w:cs="Times New Roman"/>
        </w:rPr>
        <w:t>(Rubio-Guerra et al., 2013; Wang et al., 2021; Sırlıer Emir et al., 2023)</w:t>
      </w:r>
      <w:r w:rsidRPr="16D239E3" w:rsidR="00D95C09">
        <w:rPr>
          <w:rFonts w:ascii="Times New Roman" w:hAnsi="Times New Roman" w:eastAsia="Times New Roman" w:cs="Times New Roman"/>
        </w:rPr>
        <w:fldChar w:fldCharType="end"/>
      </w:r>
      <w:r w:rsidRPr="16D239E3" w:rsidR="005D089A">
        <w:rPr>
          <w:rFonts w:ascii="Times New Roman" w:hAnsi="Times New Roman" w:eastAsia="Times New Roman" w:cs="Times New Roman"/>
        </w:rPr>
        <w:t>.</w:t>
      </w:r>
      <w:r w:rsidRPr="16D239E3" w:rsidR="00DA5C2E">
        <w:rPr>
          <w:rFonts w:ascii="Times New Roman" w:hAnsi="Times New Roman" w:eastAsia="Times New Roman" w:cs="Times New Roman"/>
        </w:rPr>
        <w:t xml:space="preserve"> </w:t>
      </w:r>
      <w:r w:rsidR="00172B6B">
        <w:rPr>
          <w:rFonts w:ascii="Times New Roman" w:hAnsi="Times New Roman" w:eastAsia="Times New Roman" w:cs="Times New Roman"/>
        </w:rPr>
        <w:t>In addition to the</w:t>
      </w:r>
      <w:r w:rsidR="00742461">
        <w:rPr>
          <w:rFonts w:ascii="Times New Roman" w:hAnsi="Times New Roman" w:eastAsia="Times New Roman" w:cs="Times New Roman"/>
        </w:rPr>
        <w:t xml:space="preserve"> direct effect of depression on hypertension, </w:t>
      </w:r>
      <w:r w:rsidR="00055983">
        <w:rPr>
          <w:rFonts w:ascii="Times New Roman" w:hAnsi="Times New Roman" w:eastAsia="Times New Roman" w:cs="Times New Roman"/>
        </w:rPr>
        <w:t xml:space="preserve">depression </w:t>
      </w:r>
      <w:r w:rsidR="00D02969">
        <w:rPr>
          <w:rFonts w:ascii="Times New Roman" w:hAnsi="Times New Roman" w:eastAsia="Times New Roman" w:cs="Times New Roman"/>
        </w:rPr>
        <w:t xml:space="preserve">may </w:t>
      </w:r>
      <w:r w:rsidR="00055983">
        <w:rPr>
          <w:rFonts w:ascii="Times New Roman" w:hAnsi="Times New Roman" w:eastAsia="Times New Roman" w:cs="Times New Roman"/>
        </w:rPr>
        <w:t xml:space="preserve">influence patient’s </w:t>
      </w:r>
      <w:r w:rsidR="00330573">
        <w:rPr>
          <w:rFonts w:ascii="Times New Roman" w:hAnsi="Times New Roman" w:eastAsia="Times New Roman" w:cs="Times New Roman"/>
        </w:rPr>
        <w:t xml:space="preserve">adherence to </w:t>
      </w:r>
      <w:r w:rsidR="00055983">
        <w:rPr>
          <w:rFonts w:ascii="Times New Roman" w:hAnsi="Times New Roman" w:eastAsia="Times New Roman" w:cs="Times New Roman"/>
        </w:rPr>
        <w:t>antihypertensive drugs</w:t>
      </w:r>
      <w:r w:rsidR="00D02969">
        <w:rPr>
          <w:rFonts w:ascii="Times New Roman" w:hAnsi="Times New Roman" w:eastAsia="Times New Roman" w:cs="Times New Roman"/>
        </w:rPr>
        <w:t xml:space="preserve">, </w:t>
      </w:r>
      <w:r w:rsidR="005E52BA">
        <w:rPr>
          <w:rFonts w:ascii="Times New Roman" w:hAnsi="Times New Roman" w:eastAsia="Times New Roman" w:cs="Times New Roman"/>
        </w:rPr>
        <w:t xml:space="preserve">leading to poor </w:t>
      </w:r>
      <w:r w:rsidR="00D02969">
        <w:rPr>
          <w:rFonts w:ascii="Times New Roman" w:hAnsi="Times New Roman" w:eastAsia="Times New Roman" w:cs="Times New Roman"/>
        </w:rPr>
        <w:t xml:space="preserve">blood pressure control </w:t>
      </w:r>
      <w:r w:rsidR="00A234C8">
        <w:rPr>
          <w:rFonts w:ascii="Times New Roman" w:hAnsi="Times New Roman" w:eastAsia="Times New Roman" w:cs="Times New Roman"/>
        </w:rPr>
        <w:fldChar w:fldCharType="begin"/>
      </w:r>
      <w:r w:rsidR="009E5367">
        <w:rPr>
          <w:rFonts w:ascii="Times New Roman" w:hAnsi="Times New Roman" w:eastAsia="Times New Roman" w:cs="Times New Roman"/>
        </w:rPr>
        <w:instrText xml:space="preserve"> ADDIN ZOTERO_ITEM CSL_CITATION {"citationID":"JXJqRNtG","properties":{"formattedCitation":"(Grenard et al., 2011)","plainCitation":"(Grenard et al., 2011)","noteIndex":0},"citationItems":[{"id":335,"uris":["http://zotero.org/users/13202934/items/TEW5BGUU"],"itemData":{"id":335,"type":"article-journal","abstract":"Objective\nTo conduct a meta-analysis of the association between depression and medication adherence among patients with chronic diseases. Poor medication adherence may result in worse outcomes and higher costs than if patients fully adhere to their medication regimens.\n\nData Sources\nWe searched the PubMed and PsycINFO databases, conducted forward searches for articles that cited major review articles, and examined the reference lists of relevant articles.\n\nStudy Eligibility Criteria, Participants, and Interventions\nWe included studies on adults in the United States that reported bivariate relationships between depression and medication adherence. We excluded studies on special populations (e.g., substance abusers) that were not representative of the general adult population with chronic diseases, studies on certain diseases (e.g., HIV) that required special adherence protocols, and studies on interventions for medication adherence.\n\nStudy Appraisal and Synthesis Methods\nData abstracted included the study population, the protocol, measures of depression and adherence, and the quantitative association between depression and medication adherence. Synthesis of the data followed established statistical procedures for meta-analysis.\n\nResults\nThe estimated odds of a depressed patient being non-adherent are 1.76 times the odds of a non-depressed patient, across 31 studies and 18,245 participants. The association was similar across disease types but was not as strong among studies that used pharmacy records compared to self-report and electronic cap measures.\n\nLimitations\nThe meta-analysis results are correlations limiting causal inferences, and there is some heterogeneity among the studies in participant characteristics, diseases studied, and methods used.\n\nConclusions\nThis analysis provides evidence that depression is associated with poor adherence to medication across a range of chronic diseases, and we find a new potential effect of adherence measurement type on this relationship. Although this study cannot assess causality, it supports the importance that must be placed on depression in studies that assess adherence and attempt to improve it.\n\nElectronic supplementary material\nThe online version of this article (doi:10.1007/s11606-011-1704-y) contains supplementary material, which is available to authorized users.","container-title":"Journal of General Internal Medicine","DOI":"10.1007/s11606-011-1704-y","ISSN":"0884-8734","issue":"10","journalAbbreviation":"J Gen Intern Med","note":"PMID: 21533823\nPMCID: PMC3181287","page":"1175-1182","source":"PubMed Central","title":"Depression and Medication Adherence in the Treatment of Chronic Diseases in the United States: A Meta-Analysis","title-short":"Depression and Medication Adherence in the Treatment of Chronic Diseases in the United States","volume":"26","author":[{"family":"Grenard","given":"Jerry L."},{"family":"Munjas","given":"Brett A."},{"family":"Adams","given":"John L."},{"family":"Suttorp","given":"Marika"},{"family":"Maglione","given":"Margaret"},{"family":"McGlynn","given":"Elizabeth A."},{"family":"Gellad","given":"Walid F."}],"issued":{"date-parts":[["2011",10]]}}}],"schema":"https://github.com/citation-style-language/schema/raw/master/csl-citation.json"} </w:instrText>
      </w:r>
      <w:r w:rsidR="00A234C8">
        <w:rPr>
          <w:rFonts w:ascii="Times New Roman" w:hAnsi="Times New Roman" w:eastAsia="Times New Roman" w:cs="Times New Roman"/>
        </w:rPr>
        <w:fldChar w:fldCharType="separate"/>
      </w:r>
      <w:r w:rsidR="009E5367">
        <w:rPr>
          <w:rFonts w:ascii="Times New Roman" w:hAnsi="Times New Roman" w:eastAsia="Times New Roman" w:cs="Times New Roman"/>
          <w:noProof/>
        </w:rPr>
        <w:t>(Grenard et al., 2011)</w:t>
      </w:r>
      <w:r w:rsidR="00A234C8">
        <w:rPr>
          <w:rFonts w:ascii="Times New Roman" w:hAnsi="Times New Roman" w:eastAsia="Times New Roman" w:cs="Times New Roman"/>
        </w:rPr>
        <w:fldChar w:fldCharType="end"/>
      </w:r>
      <w:r w:rsidR="00137D96">
        <w:rPr>
          <w:rFonts w:ascii="Times New Roman" w:hAnsi="Times New Roman" w:eastAsia="Times New Roman" w:cs="Times New Roman"/>
        </w:rPr>
        <w:t xml:space="preserve">. </w:t>
      </w:r>
      <w:r w:rsidR="006816CF">
        <w:rPr>
          <w:rFonts w:ascii="Times New Roman" w:hAnsi="Times New Roman" w:eastAsia="Times New Roman" w:cs="Times New Roman"/>
        </w:rPr>
        <w:t xml:space="preserve">Given the </w:t>
      </w:r>
      <w:r w:rsidR="008706CE">
        <w:rPr>
          <w:rFonts w:ascii="Times New Roman" w:hAnsi="Times New Roman" w:eastAsia="Times New Roman" w:cs="Times New Roman"/>
        </w:rPr>
        <w:t xml:space="preserve">high </w:t>
      </w:r>
      <w:r w:rsidR="00B06027">
        <w:rPr>
          <w:rFonts w:ascii="Times New Roman" w:hAnsi="Times New Roman" w:eastAsia="Times New Roman" w:cs="Times New Roman"/>
        </w:rPr>
        <w:t>prevalence of uncontrolled hypertension with antihypertensive medication</w:t>
      </w:r>
      <w:r w:rsidR="008706CE">
        <w:rPr>
          <w:rFonts w:ascii="Times New Roman" w:hAnsi="Times New Roman" w:eastAsia="Times New Roman" w:cs="Times New Roman"/>
        </w:rPr>
        <w:t xml:space="preserve"> use and</w:t>
      </w:r>
      <w:r w:rsidR="00AB39BF">
        <w:rPr>
          <w:rFonts w:ascii="Times New Roman" w:hAnsi="Times New Roman" w:eastAsia="Times New Roman" w:cs="Times New Roman"/>
        </w:rPr>
        <w:t xml:space="preserve"> </w:t>
      </w:r>
      <w:r w:rsidR="0053324E">
        <w:rPr>
          <w:rFonts w:ascii="Times New Roman" w:hAnsi="Times New Roman" w:eastAsia="Times New Roman" w:cs="Times New Roman"/>
        </w:rPr>
        <w:t xml:space="preserve">the </w:t>
      </w:r>
      <w:r w:rsidR="006816CF">
        <w:rPr>
          <w:rFonts w:ascii="Times New Roman" w:hAnsi="Times New Roman" w:eastAsia="Times New Roman" w:cs="Times New Roman"/>
        </w:rPr>
        <w:t xml:space="preserve">potential interaction effect between </w:t>
      </w:r>
      <w:r w:rsidR="00C42D00">
        <w:rPr>
          <w:rFonts w:ascii="Times New Roman" w:hAnsi="Times New Roman" w:eastAsia="Times New Roman" w:cs="Times New Roman"/>
        </w:rPr>
        <w:t xml:space="preserve">antihypertensive medication and depressive symptoms, </w:t>
      </w:r>
      <w:r w:rsidR="00ED0ADE">
        <w:rPr>
          <w:rFonts w:ascii="Times New Roman" w:hAnsi="Times New Roman" w:eastAsia="Times New Roman" w:cs="Times New Roman"/>
        </w:rPr>
        <w:t>understanding</w:t>
      </w:r>
      <w:r w:rsidR="00C42D00">
        <w:rPr>
          <w:rFonts w:ascii="Times New Roman" w:hAnsi="Times New Roman" w:eastAsia="Times New Roman" w:cs="Times New Roman"/>
        </w:rPr>
        <w:t xml:space="preserve"> </w:t>
      </w:r>
      <w:r w:rsidR="00D56825">
        <w:rPr>
          <w:rFonts w:ascii="Times New Roman" w:hAnsi="Times New Roman" w:eastAsia="Times New Roman" w:cs="Times New Roman"/>
        </w:rPr>
        <w:t xml:space="preserve">how antihypertensive medication influence </w:t>
      </w:r>
      <w:r w:rsidR="00AB39BF">
        <w:rPr>
          <w:rFonts w:ascii="Times New Roman" w:hAnsi="Times New Roman" w:eastAsia="Times New Roman" w:cs="Times New Roman"/>
        </w:rPr>
        <w:t xml:space="preserve">the association between </w:t>
      </w:r>
      <w:r w:rsidRPr="00FD4169" w:rsidR="00AB39BF">
        <w:rPr>
          <w:rFonts w:eastAsia="Times New Roman" w:asciiTheme="majorBidi" w:hAnsiTheme="majorBidi" w:cstheme="majorBidi"/>
        </w:rPr>
        <w:t xml:space="preserve">depression and uncontrolled hypertension </w:t>
      </w:r>
      <w:r w:rsidRPr="00FD4169" w:rsidR="00107960">
        <w:rPr>
          <w:rFonts w:eastAsia="Times New Roman" w:asciiTheme="majorBidi" w:hAnsiTheme="majorBidi" w:cstheme="majorBidi"/>
        </w:rPr>
        <w:t xml:space="preserve">could guide </w:t>
      </w:r>
      <w:r w:rsidRPr="00FD4169" w:rsidR="00662006">
        <w:rPr>
          <w:rFonts w:eastAsia="Times New Roman" w:asciiTheme="majorBidi" w:hAnsiTheme="majorBidi" w:cstheme="majorBidi"/>
        </w:rPr>
        <w:t xml:space="preserve">blood pressure control. </w:t>
      </w:r>
      <w:r w:rsidRPr="00FD4169" w:rsidR="006E3FBB">
        <w:rPr>
          <w:rFonts w:eastAsia="Times New Roman" w:asciiTheme="majorBidi" w:hAnsiTheme="majorBidi" w:cstheme="majorBidi"/>
        </w:rPr>
        <w:t xml:space="preserve"> </w:t>
      </w:r>
    </w:p>
    <w:p w:rsidRPr="00FD4169" w:rsidR="5417A281" w:rsidP="3EF32729" w:rsidRDefault="00CB55C1" w14:paraId="760D92CF" w14:textId="06FC4311">
      <w:pPr>
        <w:spacing w:line="480" w:lineRule="auto"/>
        <w:ind w:firstLine="720"/>
        <w:rPr>
          <w:rFonts w:asciiTheme="majorBidi" w:hAnsiTheme="majorBidi" w:cstheme="majorBidi"/>
        </w:rPr>
      </w:pPr>
      <w:r w:rsidRPr="00FD4169">
        <w:rPr>
          <w:rFonts w:eastAsia="Times New Roman" w:asciiTheme="majorBidi" w:hAnsiTheme="majorBidi" w:cstheme="majorBidi"/>
        </w:rPr>
        <w:t>In this study, we investigate</w:t>
      </w:r>
      <w:r w:rsidRPr="00FD4169" w:rsidR="00212DDD">
        <w:rPr>
          <w:rFonts w:eastAsia="Times New Roman" w:asciiTheme="majorBidi" w:hAnsiTheme="majorBidi" w:cstheme="majorBidi"/>
        </w:rPr>
        <w:t>d</w:t>
      </w:r>
      <w:r w:rsidRPr="00FD4169">
        <w:rPr>
          <w:rFonts w:eastAsia="Times New Roman" w:asciiTheme="majorBidi" w:hAnsiTheme="majorBidi" w:cstheme="majorBidi"/>
        </w:rPr>
        <w:t xml:space="preserve"> the m</w:t>
      </w:r>
      <w:r w:rsidRPr="00FD4169" w:rsidR="009112C3">
        <w:rPr>
          <w:rFonts w:eastAsia="Times New Roman" w:asciiTheme="majorBidi" w:hAnsiTheme="majorBidi" w:cstheme="majorBidi"/>
        </w:rPr>
        <w:t>oderator</w:t>
      </w:r>
      <w:r w:rsidRPr="00FD4169">
        <w:rPr>
          <w:rFonts w:eastAsia="Times New Roman" w:asciiTheme="majorBidi" w:hAnsiTheme="majorBidi" w:cstheme="majorBidi"/>
        </w:rPr>
        <w:t xml:space="preserve"> effect of antihypertensive medication use on the association</w:t>
      </w:r>
      <w:r w:rsidRPr="00FD4169" w:rsidR="00841865">
        <w:rPr>
          <w:rFonts w:eastAsia="Times New Roman" w:asciiTheme="majorBidi" w:hAnsiTheme="majorBidi" w:cstheme="majorBidi"/>
        </w:rPr>
        <w:t xml:space="preserve"> between</w:t>
      </w:r>
      <w:r w:rsidRPr="00FD4169">
        <w:rPr>
          <w:rFonts w:eastAsia="Times New Roman" w:asciiTheme="majorBidi" w:hAnsiTheme="majorBidi" w:cstheme="majorBidi"/>
        </w:rPr>
        <w:t xml:space="preserve"> depression and uncontrolled hypertension</w:t>
      </w:r>
      <w:r w:rsidRPr="00FD4169" w:rsidR="00531BAE">
        <w:rPr>
          <w:rFonts w:eastAsia="Times New Roman" w:asciiTheme="majorBidi" w:hAnsiTheme="majorBidi" w:cstheme="majorBidi"/>
        </w:rPr>
        <w:t xml:space="preserve"> using a natio</w:t>
      </w:r>
      <w:r w:rsidRPr="00FD4169" w:rsidR="00E02B5F">
        <w:rPr>
          <w:rFonts w:eastAsia="Times New Roman" w:asciiTheme="majorBidi" w:hAnsiTheme="majorBidi" w:cstheme="majorBidi"/>
        </w:rPr>
        <w:t>nwide</w:t>
      </w:r>
      <w:r w:rsidRPr="00FD4169" w:rsidR="00531BAE">
        <w:rPr>
          <w:rFonts w:eastAsia="Times New Roman" w:asciiTheme="majorBidi" w:hAnsiTheme="majorBidi" w:cstheme="majorBidi"/>
        </w:rPr>
        <w:t xml:space="preserve"> survey data in the U.S. We hypothesized that</w:t>
      </w:r>
      <w:r w:rsidRPr="00FD4169" w:rsidR="00BA2487">
        <w:rPr>
          <w:rFonts w:eastAsia="Times New Roman" w:asciiTheme="majorBidi" w:hAnsiTheme="majorBidi" w:cstheme="majorBidi"/>
        </w:rPr>
        <w:t xml:space="preserve"> </w:t>
      </w:r>
      <w:r w:rsidRPr="00FD4169" w:rsidR="0009671F">
        <w:rPr>
          <w:rFonts w:eastAsia="Times New Roman" w:asciiTheme="majorBidi" w:hAnsiTheme="majorBidi" w:cstheme="majorBidi"/>
        </w:rPr>
        <w:t xml:space="preserve">greater </w:t>
      </w:r>
      <w:r w:rsidRPr="00FD4169" w:rsidR="00A35DF2">
        <w:rPr>
          <w:rFonts w:eastAsia="Times New Roman" w:asciiTheme="majorBidi" w:hAnsiTheme="majorBidi" w:cstheme="majorBidi"/>
        </w:rPr>
        <w:t>depress</w:t>
      </w:r>
      <w:r w:rsidRPr="00FD4169" w:rsidR="00F4267D">
        <w:rPr>
          <w:rFonts w:eastAsia="Times New Roman" w:asciiTheme="majorBidi" w:hAnsiTheme="majorBidi" w:cstheme="majorBidi"/>
        </w:rPr>
        <w:t>ive symptoms</w:t>
      </w:r>
      <w:r w:rsidRPr="00FD4169" w:rsidR="00A35DF2">
        <w:rPr>
          <w:rFonts w:eastAsia="Times New Roman" w:asciiTheme="majorBidi" w:hAnsiTheme="majorBidi" w:cstheme="majorBidi"/>
        </w:rPr>
        <w:t xml:space="preserve"> will be associated with </w:t>
      </w:r>
      <w:r w:rsidRPr="00FD4169" w:rsidR="0009671F">
        <w:rPr>
          <w:rFonts w:eastAsia="Times New Roman" w:asciiTheme="majorBidi" w:hAnsiTheme="majorBidi" w:cstheme="majorBidi"/>
        </w:rPr>
        <w:t xml:space="preserve">uncontrolled hypertension with antihypertensive medication use. </w:t>
      </w:r>
    </w:p>
    <w:p w:rsidRPr="00C943F0" w:rsidR="7ACC2E0A" w:rsidP="5417A281" w:rsidRDefault="7ACC2E0A" w14:paraId="2D75CF17" w14:textId="117D196E">
      <w:pPr>
        <w:spacing w:line="480" w:lineRule="auto"/>
        <w:rPr>
          <w:rFonts w:eastAsia="Times New Roman" w:asciiTheme="majorBidi" w:hAnsiTheme="majorBidi" w:cstheme="majorBidi"/>
          <w:b/>
          <w:bCs/>
        </w:rPr>
      </w:pPr>
      <w:r w:rsidRPr="00C943F0">
        <w:rPr>
          <w:rFonts w:asciiTheme="majorBidi" w:hAnsiTheme="majorBidi" w:cstheme="majorBidi"/>
          <w:b/>
          <w:bCs/>
        </w:rPr>
        <w:t>Methods</w:t>
      </w:r>
    </w:p>
    <w:p w:rsidRPr="00FD4169" w:rsidR="000732B0" w:rsidP="5417A281" w:rsidRDefault="6321ECE3" w14:paraId="690957A7" w14:textId="782ADB51">
      <w:pPr>
        <w:rPr>
          <w:rFonts w:eastAsia="Times New Roman" w:asciiTheme="majorBidi" w:hAnsiTheme="majorBidi" w:cstheme="majorBidi"/>
        </w:rPr>
      </w:pPr>
      <w:r w:rsidRPr="00FD4169">
        <w:rPr>
          <w:rFonts w:asciiTheme="majorBidi" w:hAnsiTheme="majorBidi" w:cstheme="majorBidi"/>
        </w:rPr>
        <w:t>Data</w:t>
      </w:r>
      <w:r w:rsidRPr="00FD4169" w:rsidR="006806FF">
        <w:rPr>
          <w:rFonts w:asciiTheme="majorBidi" w:hAnsiTheme="majorBidi" w:cstheme="majorBidi"/>
        </w:rPr>
        <w:t xml:space="preserve"> source</w:t>
      </w:r>
    </w:p>
    <w:p w:rsidR="4EFD4DAD" w:rsidP="5417A281" w:rsidRDefault="4EFD4DAD" w14:paraId="303C6578" w14:textId="3060A409">
      <w:pPr>
        <w:spacing w:line="480" w:lineRule="auto"/>
        <w:ind w:firstLine="720"/>
        <w:rPr>
          <w:rFonts w:eastAsia="-webkit-standard" w:asciiTheme="majorBidi" w:hAnsiTheme="majorBidi" w:cstheme="majorBidi"/>
          <w:color w:val="000000" w:themeColor="text1"/>
        </w:rPr>
      </w:pPr>
      <w:r w:rsidRPr="00FD4169">
        <w:rPr>
          <w:rFonts w:asciiTheme="majorBidi" w:hAnsiTheme="majorBidi" w:cstheme="majorBidi"/>
        </w:rPr>
        <w:t xml:space="preserve">NHANES is one of the biggest openly available </w:t>
      </w:r>
      <w:r w:rsidRPr="00FD4169" w:rsidR="2B0098AB">
        <w:rPr>
          <w:rFonts w:eastAsia="Times New Roman" w:asciiTheme="majorBidi" w:hAnsiTheme="majorBidi" w:cstheme="majorBidi"/>
        </w:rPr>
        <w:t xml:space="preserve">cross-sectional </w:t>
      </w:r>
      <w:r w:rsidRPr="00FD4169">
        <w:rPr>
          <w:rFonts w:asciiTheme="majorBidi" w:hAnsiTheme="majorBidi" w:cstheme="majorBidi"/>
        </w:rPr>
        <w:t xml:space="preserve">survey data </w:t>
      </w:r>
      <w:r w:rsidRPr="00FD4169" w:rsidR="62427A9F">
        <w:rPr>
          <w:rFonts w:asciiTheme="majorBidi" w:hAnsiTheme="majorBidi" w:cstheme="majorBidi"/>
        </w:rPr>
        <w:t xml:space="preserve">which consists of health and nutritional condition of adults and children </w:t>
      </w:r>
      <w:r w:rsidRPr="00FD4169">
        <w:rPr>
          <w:rFonts w:asciiTheme="majorBidi" w:hAnsiTheme="majorBidi" w:cstheme="majorBidi"/>
        </w:rPr>
        <w:t>o</w:t>
      </w:r>
      <w:r w:rsidRPr="00FD4169" w:rsidR="78F71C90">
        <w:rPr>
          <w:rFonts w:asciiTheme="majorBidi" w:hAnsiTheme="majorBidi" w:cstheme="majorBidi"/>
        </w:rPr>
        <w:t xml:space="preserve">f </w:t>
      </w:r>
      <w:r w:rsidRPr="00FD4169">
        <w:rPr>
          <w:rFonts w:asciiTheme="majorBidi" w:hAnsiTheme="majorBidi" w:cstheme="majorBidi"/>
        </w:rPr>
        <w:t xml:space="preserve">United States </w:t>
      </w:r>
      <w:r w:rsidRPr="00FD4169" w:rsidR="7317518D">
        <w:rPr>
          <w:rFonts w:asciiTheme="majorBidi" w:hAnsiTheme="majorBidi" w:cstheme="majorBidi"/>
        </w:rPr>
        <w:t>population</w:t>
      </w:r>
      <w:r w:rsidR="00B22D74">
        <w:rPr>
          <w:rFonts w:asciiTheme="majorBidi" w:hAnsiTheme="majorBidi" w:cstheme="majorBidi"/>
        </w:rPr>
        <w:t xml:space="preserve"> from interviews and physical examinations</w:t>
      </w:r>
      <w:r w:rsidRPr="00FD4169" w:rsidR="7317518D">
        <w:rPr>
          <w:rFonts w:asciiTheme="majorBidi" w:hAnsiTheme="majorBidi" w:cstheme="majorBidi"/>
        </w:rPr>
        <w:t>.</w:t>
      </w:r>
      <w:r w:rsidR="00836B8D">
        <w:rPr>
          <w:rFonts w:asciiTheme="majorBidi" w:hAnsiTheme="majorBidi" w:cstheme="majorBidi"/>
        </w:rPr>
        <w:t xml:space="preserve"> </w:t>
      </w:r>
      <w:r w:rsidRPr="00FD4169" w:rsidR="3E054E84">
        <w:rPr>
          <w:rFonts w:eastAsia="-webkit-standard" w:asciiTheme="majorBidi" w:hAnsiTheme="majorBidi" w:cstheme="majorBidi"/>
          <w:color w:val="000000" w:themeColor="text1"/>
        </w:rPr>
        <w:t xml:space="preserve">NHANES data are collected in a nationally representative manner using a complex, multistage probability sampling design, making it a valuable </w:t>
      </w:r>
      <w:r w:rsidR="004637AE">
        <w:rPr>
          <w:rFonts w:eastAsia="-webkit-standard" w:asciiTheme="majorBidi" w:hAnsiTheme="majorBidi" w:cstheme="majorBidi"/>
          <w:color w:val="000000" w:themeColor="text1"/>
        </w:rPr>
        <w:t xml:space="preserve">national-level data </w:t>
      </w:r>
      <w:r w:rsidRPr="00FD4169" w:rsidR="3E054E84">
        <w:rPr>
          <w:rFonts w:eastAsia="-webkit-standard" w:asciiTheme="majorBidi" w:hAnsiTheme="majorBidi" w:cstheme="majorBidi"/>
          <w:color w:val="000000" w:themeColor="text1"/>
        </w:rPr>
        <w:t>source</w:t>
      </w:r>
      <w:r w:rsidR="00235C48">
        <w:rPr>
          <w:rFonts w:eastAsia="-webkit-standard" w:asciiTheme="majorBidi" w:hAnsiTheme="majorBidi" w:cstheme="majorBidi"/>
          <w:color w:val="000000" w:themeColor="text1"/>
        </w:rPr>
        <w:t xml:space="preserve"> </w:t>
      </w:r>
      <w:r w:rsidR="00466C03">
        <w:rPr>
          <w:rFonts w:eastAsia="-webkit-standard" w:asciiTheme="majorBidi" w:hAnsiTheme="majorBidi" w:cstheme="majorBidi"/>
          <w:color w:val="000000" w:themeColor="text1"/>
        </w:rPr>
        <w:fldChar w:fldCharType="begin"/>
      </w:r>
      <w:r w:rsidR="00673B4B">
        <w:rPr>
          <w:rFonts w:eastAsia="-webkit-standard" w:asciiTheme="majorBidi" w:hAnsiTheme="majorBidi" w:cstheme="majorBidi"/>
          <w:color w:val="000000" w:themeColor="text1"/>
        </w:rPr>
        <w:instrText xml:space="preserve"> ADDIN ZOTERO_ITEM CSL_CITATION {"citationID":"0qLwzX1m","properties":{"formattedCitation":"(CDC, 2025a)","plainCitation":"(CDC, 2025a)","noteIndex":0},"citationItems":[{"id":348,"uris":["http://zotero.org/users/13202934/items/9CKIEZBJ"],"itemData":{"id":348,"type":"webpage","title":"NHANES Survey Methods and Analytic Guidelines","URL":"https://wwwn.cdc.gov/nchs/nhanes/analyticguidelines.aspx","author":[{"family":"CDC","given":""}],"accessed":{"date-parts":[["2025",2,17]]},"issued":{"date-parts":[["2025"]]}}}],"schema":"https://github.com/citation-style-language/schema/raw/master/csl-citation.json"} </w:instrText>
      </w:r>
      <w:r w:rsidR="00466C03">
        <w:rPr>
          <w:rFonts w:eastAsia="-webkit-standard" w:asciiTheme="majorBidi" w:hAnsiTheme="majorBidi" w:cstheme="majorBidi"/>
          <w:color w:val="000000" w:themeColor="text1"/>
        </w:rPr>
        <w:fldChar w:fldCharType="separate"/>
      </w:r>
      <w:r w:rsidRPr="1A09AD56" w:rsidR="00673B4B">
        <w:rPr>
          <w:rFonts w:ascii="Times New Roman" w:cs="Times New Roman" w:hAnsiTheme="majorHAnsi"/>
          <w:color w:val="000000" w:themeColor="text1"/>
        </w:rPr>
        <w:t xml:space="preserve">(CDC, </w:t>
      </w:r>
      <w:r w:rsidR="006449C0">
        <w:rPr>
          <w:rFonts w:ascii="Times New Roman" w:cs="Times New Roman" w:hAnsiTheme="majorHAnsi"/>
          <w:color w:val="000000" w:themeColor="text1"/>
        </w:rPr>
        <w:t>2025</w:t>
      </w:r>
      <w:r w:rsidRPr="1A09AD56" w:rsidR="00673B4B">
        <w:rPr>
          <w:rFonts w:ascii="Times New Roman" w:cs="Times New Roman" w:hAnsiTheme="majorHAnsi"/>
          <w:color w:val="000000" w:themeColor="text1"/>
        </w:rPr>
        <w:t>)</w:t>
      </w:r>
      <w:del w:author="Lucy Zheng" w:date="2025-02-17T17:55:00Z" w:id="0">
        <w:r w:rsidR="00466C03">
          <w:rPr>
            <w:rFonts w:eastAsia="-webkit-standard" w:asciiTheme="majorBidi" w:hAnsiTheme="majorBidi" w:cstheme="majorBidi"/>
            <w:color w:val="000000" w:themeColor="text1"/>
          </w:rPr>
          <w:fldChar w:fldCharType="end"/>
        </w:r>
      </w:del>
      <w:r w:rsidRPr="1A09AD56" w:rsidR="3E054E84">
        <w:rPr>
          <w:rFonts w:eastAsia="-webkit-standard" w:asciiTheme="majorBidi" w:hAnsiTheme="majorBidi" w:cstheme="majorBidi"/>
          <w:color w:val="000000" w:themeColor="text1"/>
        </w:rPr>
        <w:t>.</w:t>
      </w:r>
      <w:r w:rsidRPr="1A09AD56" w:rsidR="00254743">
        <w:rPr>
          <w:rFonts w:eastAsia="-webkit-standard" w:asciiTheme="majorBidi" w:hAnsiTheme="majorBidi" w:cstheme="majorBidi"/>
          <w:color w:val="000000" w:themeColor="text1"/>
        </w:rPr>
        <w:t xml:space="preserve"> </w:t>
      </w:r>
    </w:p>
    <w:p w:rsidR="003974CC" w:rsidP="003974CC" w:rsidRDefault="00F45867" w14:paraId="6EC8DF4C" w14:textId="52F60173">
      <w:pPr>
        <w:spacing w:line="480" w:lineRule="auto"/>
        <w:rPr>
          <w:rFonts w:eastAsia="-webkit-standard" w:asciiTheme="majorBidi" w:hAnsiTheme="majorBidi" w:cstheme="majorBidi"/>
          <w:color w:val="000000" w:themeColor="text1"/>
        </w:rPr>
      </w:pPr>
      <w:r>
        <w:rPr>
          <w:rFonts w:eastAsia="-webkit-standard" w:asciiTheme="majorBidi" w:hAnsiTheme="majorBidi" w:cstheme="majorBidi"/>
          <w:color w:val="000000" w:themeColor="text1"/>
        </w:rPr>
        <w:t>Analytic sample</w:t>
      </w:r>
    </w:p>
    <w:p w:rsidRPr="00CC2C36" w:rsidR="003974CC" w:rsidP="00B64585" w:rsidRDefault="00F45867" w14:paraId="1298D812" w14:textId="61454997">
      <w:pPr>
        <w:spacing w:line="480" w:lineRule="auto"/>
        <w:ind w:firstLine="720"/>
        <w:rPr>
          <w:rFonts w:asciiTheme="majorBidi" w:hAnsiTheme="majorBidi" w:cstheme="majorBidi"/>
        </w:rPr>
      </w:pPr>
      <w:r w:rsidRPr="00FD4169">
        <w:rPr>
          <w:rFonts w:asciiTheme="majorBidi" w:hAnsiTheme="majorBidi" w:cstheme="majorBidi"/>
        </w:rPr>
        <w:t xml:space="preserve">In this cross-sectional study we used a total of 39,467 individuals from NHANES data </w:t>
      </w:r>
      <w:r>
        <w:rPr>
          <w:rFonts w:asciiTheme="majorBidi" w:hAnsiTheme="majorBidi" w:cstheme="majorBidi"/>
        </w:rPr>
        <w:t xml:space="preserve">retrieved from cardioStatsUSA and </w:t>
      </w:r>
      <w:r>
        <w:rPr>
          <w:rFonts w:ascii="Times New Roman" w:hAnsi="Times New Roman" w:eastAsia="Times New Roman" w:cs="Times New Roman"/>
        </w:rPr>
        <w:t>NHANES</w:t>
      </w:r>
      <w:r w:rsidRPr="00FD4169">
        <w:rPr>
          <w:rFonts w:asciiTheme="majorBidi" w:hAnsiTheme="majorBidi" w:cstheme="majorBidi"/>
        </w:rPr>
        <w:t xml:space="preserve"> </w:t>
      </w:r>
      <w:r>
        <w:rPr>
          <w:rFonts w:asciiTheme="majorBidi" w:hAnsiTheme="majorBidi" w:cstheme="majorBidi"/>
        </w:rPr>
        <w:t xml:space="preserve">Patient Health Questionnaire </w:t>
      </w:r>
      <w:r w:rsidRPr="00FD4169">
        <w:rPr>
          <w:rFonts w:asciiTheme="majorBidi" w:hAnsiTheme="majorBidi" w:cstheme="majorBidi"/>
        </w:rPr>
        <w:t>conducted between 2005 and 2020</w:t>
      </w:r>
      <w:r>
        <w:rPr>
          <w:rFonts w:asciiTheme="majorBidi" w:hAnsiTheme="majorBidi" w:cstheme="majorBidi"/>
        </w:rPr>
        <w:t xml:space="preserve"> </w:t>
      </w:r>
      <w:r>
        <w:rPr>
          <w:rFonts w:eastAsia="-webkit-standard" w:asciiTheme="majorBidi" w:hAnsiTheme="majorBidi" w:cstheme="majorBidi"/>
          <w:color w:val="000000" w:themeColor="text1"/>
        </w:rPr>
        <w:fldChar w:fldCharType="begin"/>
      </w:r>
      <w:r>
        <w:rPr>
          <w:rFonts w:eastAsia="-webkit-standard" w:asciiTheme="majorBidi" w:hAnsiTheme="majorBidi" w:cstheme="majorBidi"/>
          <w:color w:val="000000" w:themeColor="text1"/>
        </w:rPr>
        <w:instrText xml:space="preserve"> ADDIN ZOTERO_ITEM CSL_CITATION {"citationID":"urq75CjT","properties":{"formattedCitation":"(Jaeger et al., 2023)","plainCitation":"(Jaeger et al., 2023)","noteIndex":0},"citationItems":[{"id":341,"uris":["http://zotero.org/users/13202934/items/8RBUXGAS"],"itemData":{"id":341,"type":"article-journal","abstract":"Background:\nData from the US National Health and Nutrition Examination Survey are freely available and can be analyzed to produce hypertension statistics for the noninstitutionalized US population. The analysis of these data requires statistical programming expertise and knowledge of National Health and Nutrition Examination Survey methodology.\nMethods:\nWe developed a web-based application that provides hypertension statistics for US adults using 10 cycles of National Health and Nutrition Examination Survey data, 1999 to 2000 through 2017 to 2020. We validated the application by reproducing results from prior publications. The application’s interface allows users to estimate crude and age-adjusted means, quantiles, and proportions. Population counts can also be estimated. To demonstrate the application’s capabilities, we estimated hypertension statistics for noninstitutionalized US adults.\nResults:\nThe estimated mean systolic blood pressure (BP) declined from 123 mm Hg in 1999 to 2000 to 120 mm Hg in 2009 to 2010 and increased to 123 mm Hg in 2017 to 2020. The age-adjusted prevalence of hypertension (ie, systolic BP≥130 mm Hg, diastolic BP≥80 mm Hg or self-reported antihypertensive medication use) was 47.9% in 1999 to 2000, 43.0% in 2009 to 2010, and 44.7% in 2017 to 2020. In 2017 to 2020, an estimated 115.3 million US adults had hypertension. The age-adjusted prevalence of controlled BP, defined by the 2017 American College of Cardiology/American Heart Association BP guideline, among nonpregnant US adults with hypertension was 9.7% in 1999 to 2000, 25.0% in 2013 to 2014, and 21.9% in 2017 to 2020. After age adjustment and among nonpregnant US adults who self-reported taking antihypertensive medication, 27.5%, 48.5%, and 43.0% had controlled BP in 1999 to 2000, 2013 to 2014, and 2017 to 2020, respectively.\nConclusions:\nThe application developed in the current study is publicly available at https://bcjaeger.shinyapps.io/nhanesShinyBP/ and produced valid, transparent and reproducible results.","container-title":"Hypertension","DOI":"10.1161/HYPERTENSIONAHA.123.20900","issue":"6","note":"publisher: American Heart Association","page":"1311-1320","source":"ahajournals.org (Atypon)","title":"Hypertension Statistics for US Adults: An Open-Source Web Application for Analysis and Visualization of National Health and Nutrition Examination Survey Data","title-short":"Hypertension Statistics for US Adults","volume":"80","author":[{"family":"Jaeger","given":"Byron C."},{"family":"Chen","given":"Ligong"},{"family":"Foti","given":"Kathryn"},{"family":"Hardy","given":"Shakia T."},{"family":"Bress","given":"Adam P."},{"family":"Kane","given":"Sean P."},{"family":"Huang","given":"Lei"},{"family":"Herrick","given":"Jennifer S."},{"family":"Derington","given":"Catherine G."},{"family":"Poudel","given":"Bharat"},{"family":"Christenson","given":"Ashley"},{"family":"Colantonio","given":"Lisandro D."},{"family":"Muntner","given":"Paul"}],"issued":{"date-parts":[["2023",6]]}}}],"schema":"https://github.com/citation-style-language/schema/raw/master/csl-citation.json"} </w:instrText>
      </w:r>
      <w:r>
        <w:rPr>
          <w:rFonts w:eastAsia="-webkit-standard" w:asciiTheme="majorBidi" w:hAnsiTheme="majorBidi" w:cstheme="majorBidi"/>
          <w:color w:val="000000" w:themeColor="text1"/>
        </w:rPr>
        <w:fldChar w:fldCharType="separate"/>
      </w:r>
      <w:r>
        <w:rPr>
          <w:rFonts w:eastAsia="-webkit-standard" w:asciiTheme="majorBidi" w:hAnsiTheme="majorBidi" w:cstheme="majorBidi"/>
          <w:noProof/>
          <w:color w:val="000000" w:themeColor="text1"/>
        </w:rPr>
        <w:t>(Jaeger et al., 2023)</w:t>
      </w:r>
      <w:r>
        <w:rPr>
          <w:rFonts w:eastAsia="-webkit-standard" w:asciiTheme="majorBidi" w:hAnsiTheme="majorBidi" w:cstheme="majorBidi"/>
          <w:color w:val="000000" w:themeColor="text1"/>
        </w:rPr>
        <w:fldChar w:fldCharType="end"/>
      </w:r>
      <w:r w:rsidRPr="00FD4169">
        <w:rPr>
          <w:rFonts w:asciiTheme="majorBidi" w:hAnsiTheme="majorBidi" w:cstheme="majorBidi"/>
        </w:rPr>
        <w:t xml:space="preserve">. Patients with </w:t>
      </w:r>
      <w:r w:rsidR="00B64585">
        <w:rPr>
          <w:rFonts w:asciiTheme="majorBidi" w:hAnsiTheme="majorBidi" w:cstheme="majorBidi"/>
        </w:rPr>
        <w:t>missing</w:t>
      </w:r>
      <w:r w:rsidRPr="00FD4169">
        <w:rPr>
          <w:rFonts w:asciiTheme="majorBidi" w:hAnsiTheme="majorBidi" w:cstheme="majorBidi"/>
        </w:rPr>
        <w:t xml:space="preserve"> data on questions </w:t>
      </w:r>
      <w:r w:rsidR="00CE2984">
        <w:rPr>
          <w:rFonts w:asciiTheme="majorBidi" w:hAnsiTheme="majorBidi" w:cstheme="majorBidi"/>
        </w:rPr>
        <w:t>regarding</w:t>
      </w:r>
      <w:r w:rsidRPr="00FD4169">
        <w:rPr>
          <w:rFonts w:asciiTheme="majorBidi" w:hAnsiTheme="majorBidi" w:cstheme="majorBidi"/>
        </w:rPr>
        <w:t xml:space="preserve"> depression and blood pressure measurements were </w:t>
      </w:r>
      <w:r w:rsidR="00B64585">
        <w:rPr>
          <w:rFonts w:asciiTheme="majorBidi" w:hAnsiTheme="majorBidi" w:cstheme="majorBidi"/>
        </w:rPr>
        <w:t>excluded from our study sample</w:t>
      </w:r>
      <w:r w:rsidRPr="00FD4169">
        <w:rPr>
          <w:rFonts w:asciiTheme="majorBidi" w:hAnsiTheme="majorBidi" w:cstheme="majorBidi"/>
        </w:rPr>
        <w:t>.</w:t>
      </w:r>
      <w:r w:rsidR="00650404">
        <w:rPr>
          <w:rFonts w:eastAsia="-webkit-standard" w:asciiTheme="majorBidi" w:hAnsiTheme="majorBidi" w:cstheme="majorBidi"/>
          <w:color w:val="000000" w:themeColor="text1"/>
        </w:rPr>
        <w:t xml:space="preserve"> </w:t>
      </w:r>
    </w:p>
    <w:p w:rsidRPr="00FD4169" w:rsidR="006B0429" w:rsidP="00CC2C36" w:rsidRDefault="006B0429" w14:paraId="17622994" w14:textId="47F6D0E2">
      <w:pPr>
        <w:spacing w:line="480" w:lineRule="auto"/>
        <w:rPr>
          <w:rFonts w:asciiTheme="majorBidi" w:hAnsiTheme="majorBidi" w:cstheme="majorBidi"/>
        </w:rPr>
      </w:pPr>
      <w:r>
        <w:rPr>
          <w:rFonts w:eastAsia="-webkit-standard" w:asciiTheme="majorBidi" w:hAnsiTheme="majorBidi" w:cstheme="majorBidi"/>
          <w:color w:val="000000" w:themeColor="text1"/>
        </w:rPr>
        <w:t xml:space="preserve">Assessment of depression and uncontrolled hypertension </w:t>
      </w:r>
    </w:p>
    <w:p w:rsidRPr="00FD4169" w:rsidR="2CEB35FA" w:rsidP="4981967E" w:rsidRDefault="2CEB35FA" w14:paraId="0C9E80CD" w14:textId="2BFBBFA2">
      <w:pPr>
        <w:spacing w:line="480" w:lineRule="auto"/>
        <w:ind w:firstLine="720"/>
        <w:rPr>
          <w:rFonts w:ascii="Times New Roman" w:hAnsi="Times New Roman" w:cs="Times New Roman" w:asciiTheme="majorBidi" w:hAnsiTheme="majorBidi" w:cstheme="majorBidi"/>
          <w:lang w:eastAsia="zh-CN"/>
        </w:rPr>
      </w:pPr>
      <w:r w:rsidRPr="4981967E" w:rsidR="4CAC3237">
        <w:rPr>
          <w:rFonts w:ascii="Times New Roman" w:hAnsi="Times New Roman" w:cs="Times New Roman" w:asciiTheme="majorBidi" w:hAnsiTheme="majorBidi" w:cstheme="majorBidi"/>
        </w:rPr>
        <w:t xml:space="preserve">The depression </w:t>
      </w:r>
      <w:r w:rsidRPr="4981967E" w:rsidR="227205FF">
        <w:rPr>
          <w:rFonts w:ascii="Times New Roman" w:hAnsi="Times New Roman" w:cs="Times New Roman" w:asciiTheme="majorBidi" w:hAnsiTheme="majorBidi" w:cstheme="majorBidi"/>
        </w:rPr>
        <w:t xml:space="preserve">for our study </w:t>
      </w:r>
      <w:r w:rsidRPr="4981967E" w:rsidR="4CAC3237">
        <w:rPr>
          <w:rFonts w:ascii="Times New Roman" w:hAnsi="Times New Roman" w:cs="Times New Roman" w:asciiTheme="majorBidi" w:hAnsiTheme="majorBidi" w:cstheme="majorBidi"/>
        </w:rPr>
        <w:t>was diagnosed</w:t>
      </w:r>
      <w:r w:rsidRPr="4981967E" w:rsidR="72EA6A96">
        <w:rPr>
          <w:rFonts w:ascii="Times New Roman" w:hAnsi="Times New Roman" w:cs="Times New Roman" w:asciiTheme="majorBidi" w:hAnsiTheme="majorBidi" w:cstheme="majorBidi"/>
        </w:rPr>
        <w:t xml:space="preserve"> based </w:t>
      </w:r>
      <w:r w:rsidRPr="4981967E" w:rsidR="3D047254">
        <w:rPr>
          <w:rFonts w:ascii="Times New Roman" w:hAnsi="Times New Roman" w:cs="Times New Roman" w:asciiTheme="majorBidi" w:hAnsiTheme="majorBidi" w:cstheme="majorBidi"/>
        </w:rPr>
        <w:t xml:space="preserve">on </w:t>
      </w:r>
      <w:r w:rsidRPr="4981967E" w:rsidR="72EA6A96">
        <w:rPr>
          <w:rFonts w:ascii="Times New Roman" w:hAnsi="Times New Roman" w:cs="Times New Roman" w:asciiTheme="majorBidi" w:hAnsiTheme="majorBidi" w:cstheme="majorBidi"/>
        </w:rPr>
        <w:t>DSM-5</w:t>
      </w:r>
      <w:r w:rsidRPr="4981967E" w:rsidR="72EA6A96">
        <w:rPr>
          <w:rFonts w:ascii="Times New Roman" w:hAnsi="Times New Roman" w:cs="Times New Roman" w:asciiTheme="majorBidi" w:hAnsiTheme="majorBidi" w:cstheme="majorBidi"/>
          <w:lang w:eastAsia="zh-CN"/>
        </w:rPr>
        <w:t xml:space="preserve"> diagnostic criteria</w:t>
      </w:r>
      <w:r w:rsidRPr="4981967E" w:rsidR="4CAC3237">
        <w:rPr>
          <w:rFonts w:ascii="Times New Roman" w:hAnsi="Times New Roman" w:cs="Times New Roman" w:asciiTheme="majorBidi" w:hAnsiTheme="majorBidi" w:cstheme="majorBidi"/>
        </w:rPr>
        <w:t xml:space="preserve"> using the Patient Health Questionnaire (PHQ-9)</w:t>
      </w:r>
      <w:r w:rsidRPr="4981967E" w:rsidR="28990B98">
        <w:rPr>
          <w:rFonts w:ascii="Times New Roman" w:hAnsi="Times New Roman" w:cs="Times New Roman" w:asciiTheme="majorBidi" w:hAnsiTheme="majorBidi" w:cstheme="majorBidi"/>
        </w:rPr>
        <w:t xml:space="preserve"> from </w:t>
      </w:r>
      <w:r w:rsidRPr="4981967E" w:rsidR="518C5250">
        <w:rPr>
          <w:rFonts w:ascii="Times New Roman" w:hAnsi="Times New Roman" w:cs="Times New Roman" w:asciiTheme="majorBidi" w:hAnsiTheme="majorBidi" w:cstheme="majorBidi"/>
        </w:rPr>
        <w:t xml:space="preserve">the </w:t>
      </w:r>
      <w:r w:rsidRPr="4981967E" w:rsidR="28990B98">
        <w:rPr>
          <w:rFonts w:ascii="Times New Roman" w:hAnsi="Times New Roman" w:cs="Times New Roman" w:asciiTheme="majorBidi" w:hAnsiTheme="majorBidi" w:cstheme="majorBidi"/>
        </w:rPr>
        <w:t xml:space="preserve">NHANES </w:t>
      </w:r>
      <w:r w:rsidRPr="4981967E" w:rsidR="518C5250">
        <w:rPr>
          <w:rFonts w:ascii="Times New Roman" w:hAnsi="Times New Roman" w:cs="Times New Roman" w:asciiTheme="majorBidi" w:hAnsiTheme="majorBidi" w:cstheme="majorBidi"/>
        </w:rPr>
        <w:t>Patient Health Questionnaire</w:t>
      </w:r>
      <w:r w:rsidRPr="4981967E" w:rsidR="4CAC3237">
        <w:rPr>
          <w:rFonts w:ascii="Times New Roman" w:hAnsi="Times New Roman" w:cs="Times New Roman" w:asciiTheme="majorBidi" w:hAnsiTheme="majorBidi" w:cstheme="majorBidi"/>
        </w:rPr>
        <w:t xml:space="preserve">, with a score of 10 </w:t>
      </w:r>
      <w:r w:rsidRPr="4981967E" w:rsidR="4CAC3237">
        <w:rPr>
          <w:rFonts w:ascii="Times New Roman" w:hAnsi="Times New Roman" w:cs="Times New Roman" w:asciiTheme="majorBidi" w:hAnsiTheme="majorBidi" w:cstheme="majorBidi"/>
        </w:rPr>
        <w:t>indicating</w:t>
      </w:r>
      <w:r w:rsidRPr="4981967E" w:rsidR="4CAC3237">
        <w:rPr>
          <w:rFonts w:ascii="Times New Roman" w:hAnsi="Times New Roman" w:cs="Times New Roman" w:asciiTheme="majorBidi" w:hAnsiTheme="majorBidi" w:cstheme="majorBidi"/>
        </w:rPr>
        <w:t xml:space="preserve"> </w:t>
      </w:r>
      <w:r w:rsidRPr="4981967E" w:rsidR="64D485EB">
        <w:rPr>
          <w:rFonts w:ascii="Times New Roman" w:hAnsi="Times New Roman" w:cs="Times New Roman" w:asciiTheme="majorBidi" w:hAnsiTheme="majorBidi" w:cstheme="majorBidi"/>
        </w:rPr>
        <w:t xml:space="preserve">the </w:t>
      </w:r>
      <w:r w:rsidRPr="4981967E" w:rsidR="4CAC3237">
        <w:rPr>
          <w:rFonts w:ascii="Times New Roman" w:hAnsi="Times New Roman" w:cs="Times New Roman" w:asciiTheme="majorBidi" w:hAnsiTheme="majorBidi" w:cstheme="majorBidi"/>
        </w:rPr>
        <w:t>diagnosis</w:t>
      </w:r>
      <w:r w:rsidRPr="4981967E" w:rsidR="092037BF">
        <w:rPr>
          <w:rFonts w:ascii="Times New Roman" w:hAnsi="Times New Roman" w:cs="Times New Roman" w:asciiTheme="majorBidi" w:hAnsiTheme="majorBidi" w:cstheme="majorBidi"/>
        </w:rPr>
        <w:t xml:space="preserve"> </w:t>
      </w:r>
      <w:r w:rsidRPr="4981967E">
        <w:rPr>
          <w:rFonts w:ascii="Times New Roman" w:hAnsi="Times New Roman" w:cs="Times New Roman" w:asciiTheme="majorBidi" w:hAnsiTheme="majorBidi" w:cstheme="majorBidi"/>
          <w:lang w:eastAsia="zh-CN"/>
        </w:rPr>
        <w:fldChar w:fldCharType="begin"/>
      </w:r>
      <w:r w:rsidRPr="4981967E">
        <w:rPr>
          <w:rFonts w:ascii="Times New Roman" w:hAnsi="Times New Roman" w:cs="Times New Roman" w:asciiTheme="majorBidi" w:hAnsiTheme="majorBidi" w:cstheme="majorBidi"/>
          <w:lang w:eastAsia="zh-CN"/>
        </w:rPr>
        <w:instrText xml:space="preserve"> ADDIN ZOTERO_ITEM CSL_CITATION {"citationID":"Bm1ZtuLD","properties":{"formattedCitation":"(Maurer, Raymond and Davis, 2018)","plainCitation":"(Maurer, Raymond and Davis, 2018)","noteIndex":0},"citationItems":[{"id":352,"uris":["http://zotero.org/users/13202934/items/4ULG4RZC"],"itemData":{"id":352,"type":"article-journal","abstract":"Screening for depression is the cornerstone of early recognition, diagnosis, and management, although many patients are not being screened in the primary care setting. All adults should be screened regardless of risk factors, as well as children and adolescents 12 years and older. Diagnosis should begin with a validated screening instrument, such as the Patient Health Questionnaire, and positive results should be confirmed using Diagnostic and Statistical Manual of Mental Disorders criteria.","container-title":"American Family Physician","issue":"8","journalAbbreviation":"afp","language":"en-US","page":"508-515","source":"www.aafp.org","title":"Depression: Screening and Diagnosis","title-short":"Depression","volume":"98","author":[{"family":"Maurer","given":"Douglas M."},{"family":"Raymond","given":"Tyler J."},{"family":"Davis","given":"Bethany N."}],"issued":{"date-parts":[["2018",10,15]]}}}],"schema":"https://github.com/citation-style-language/schema/raw/master/csl-citation.json"} </w:instrText>
      </w:r>
      <w:r w:rsidRPr="4981967E">
        <w:rPr>
          <w:rFonts w:ascii="Times New Roman" w:hAnsi="Times New Roman" w:cs="Times New Roman" w:asciiTheme="majorBidi" w:hAnsiTheme="majorBidi" w:cstheme="majorBidi"/>
          <w:lang w:eastAsia="zh-CN"/>
        </w:rPr>
        <w:fldChar w:fldCharType="separate"/>
      </w:r>
      <w:r w:rsidRPr="4981967E" w:rsidR="00C35E9C">
        <w:rPr>
          <w:rFonts w:ascii="Times New Roman" w:hAnsi="Times New Roman" w:cs="Times New Roman" w:asciiTheme="majorBidi" w:hAnsiTheme="majorBidi" w:cstheme="majorBidi"/>
          <w:noProof/>
          <w:lang w:eastAsia="zh-CN"/>
        </w:rPr>
        <w:t>(Maurer, Raymond and Davis, 2018)</w:t>
      </w:r>
      <w:r w:rsidRPr="4981967E">
        <w:rPr>
          <w:rFonts w:ascii="Times New Roman" w:hAnsi="Times New Roman" w:cs="Times New Roman" w:asciiTheme="majorBidi" w:hAnsiTheme="majorBidi" w:cstheme="majorBidi"/>
          <w:lang w:eastAsia="zh-CN"/>
        </w:rPr>
        <w:fldChar w:fldCharType="end"/>
      </w:r>
      <w:r w:rsidRPr="4981967E" w:rsidR="4CAC3237">
        <w:rPr>
          <w:rFonts w:ascii="Times New Roman" w:hAnsi="Times New Roman" w:cs="Times New Roman" w:asciiTheme="majorBidi" w:hAnsiTheme="majorBidi" w:cstheme="majorBidi"/>
        </w:rPr>
        <w:t>.</w:t>
      </w:r>
      <w:r w:rsidRPr="4981967E" w:rsidR="3B946484">
        <w:rPr>
          <w:rFonts w:ascii="Times New Roman" w:hAnsi="Times New Roman" w:cs="Times New Roman" w:asciiTheme="majorBidi" w:hAnsiTheme="majorBidi" w:cstheme="majorBidi"/>
        </w:rPr>
        <w:t xml:space="preserve"> </w:t>
      </w:r>
      <w:r w:rsidRPr="4981967E" w:rsidR="41EA2284">
        <w:rPr>
          <w:rFonts w:ascii="Times New Roman" w:hAnsi="Times New Roman" w:cs="Times New Roman" w:asciiTheme="majorBidi" w:hAnsiTheme="majorBidi" w:cstheme="majorBidi"/>
        </w:rPr>
        <w:t xml:space="preserve">To assess the severity of depression symptoms, </w:t>
      </w:r>
      <w:r w:rsidRPr="4981967E" w:rsidR="50C67300">
        <w:rPr>
          <w:rFonts w:ascii="Times New Roman" w:hAnsi="Times New Roman" w:cs="Times New Roman" w:asciiTheme="majorBidi" w:hAnsiTheme="majorBidi" w:cstheme="majorBidi"/>
        </w:rPr>
        <w:t xml:space="preserve">depression score was operationalized as a continuous variable, reflecting the number of depressive symptoms that participant reported. </w:t>
      </w:r>
      <w:r w:rsidRPr="4981967E" w:rsidR="456F0EE8">
        <w:rPr>
          <w:rFonts w:ascii="Times New Roman" w:hAnsi="Times New Roman" w:cs="Times New Roman" w:asciiTheme="majorBidi" w:hAnsiTheme="majorBidi" w:cstheme="majorBidi"/>
        </w:rPr>
        <w:t>Uncontrolled</w:t>
      </w:r>
      <w:r w:rsidRPr="4981967E" w:rsidR="24E4AFA6">
        <w:rPr>
          <w:rFonts w:ascii="Times New Roman" w:hAnsi="Times New Roman" w:cs="Times New Roman" w:asciiTheme="majorBidi" w:hAnsiTheme="majorBidi" w:cstheme="majorBidi"/>
        </w:rPr>
        <w:t xml:space="preserve"> hypertension</w:t>
      </w:r>
      <w:r w:rsidRPr="4981967E" w:rsidR="24E4AFA6">
        <w:rPr>
          <w:rFonts w:ascii="Times New Roman" w:hAnsi="Times New Roman" w:cs="Times New Roman" w:asciiTheme="majorBidi" w:hAnsiTheme="majorBidi" w:cstheme="majorBidi"/>
        </w:rPr>
        <w:t xml:space="preserve"> was </w:t>
      </w:r>
      <w:r w:rsidRPr="4981967E" w:rsidR="09D6FA3C">
        <w:rPr>
          <w:rFonts w:ascii="Times New Roman" w:hAnsi="Times New Roman" w:cs="Times New Roman" w:asciiTheme="majorBidi" w:hAnsiTheme="majorBidi" w:cstheme="majorBidi"/>
        </w:rPr>
        <w:t>defined as</w:t>
      </w:r>
      <w:r w:rsidRPr="4981967E" w:rsidR="24E4AFA6">
        <w:rPr>
          <w:rFonts w:ascii="Times New Roman" w:hAnsi="Times New Roman" w:cs="Times New Roman" w:asciiTheme="majorBidi" w:hAnsiTheme="majorBidi" w:cstheme="majorBidi"/>
        </w:rPr>
        <w:t xml:space="preserve"> </w:t>
      </w:r>
      <w:r w:rsidRPr="4981967E" w:rsidR="28990B98">
        <w:rPr>
          <w:rFonts w:ascii="Times New Roman" w:hAnsi="Times New Roman" w:cs="Times New Roman" w:asciiTheme="majorBidi" w:hAnsiTheme="majorBidi" w:cstheme="majorBidi"/>
        </w:rPr>
        <w:t>study</w:t>
      </w:r>
      <w:r w:rsidRPr="4981967E" w:rsidR="28990B98">
        <w:rPr>
          <w:rFonts w:ascii="Times New Roman" w:hAnsi="Times New Roman" w:cs="Times New Roman" w:asciiTheme="majorBidi" w:hAnsiTheme="majorBidi" w:cstheme="majorBidi"/>
        </w:rPr>
        <w:t xml:space="preserve"> participant</w:t>
      </w:r>
      <w:r w:rsidRPr="4981967E" w:rsidR="5D09B930">
        <w:rPr>
          <w:rFonts w:ascii="Times New Roman" w:hAnsi="Times New Roman" w:cs="Times New Roman" w:asciiTheme="majorBidi" w:hAnsiTheme="majorBidi" w:cstheme="majorBidi"/>
        </w:rPr>
        <w:t xml:space="preserve"> </w:t>
      </w:r>
      <w:r w:rsidRPr="4981967E" w:rsidR="28990B98">
        <w:rPr>
          <w:rFonts w:ascii="Times New Roman" w:hAnsi="Times New Roman" w:cs="Times New Roman" w:asciiTheme="majorBidi" w:hAnsiTheme="majorBidi" w:cstheme="majorBidi"/>
        </w:rPr>
        <w:t>who had</w:t>
      </w:r>
      <w:r w:rsidRPr="4981967E" w:rsidR="24E4AFA6">
        <w:rPr>
          <w:rFonts w:ascii="Times New Roman" w:hAnsi="Times New Roman" w:cs="Times New Roman" w:asciiTheme="majorBidi" w:hAnsiTheme="majorBidi" w:cstheme="majorBidi"/>
        </w:rPr>
        <w:t xml:space="preserve"> </w:t>
      </w:r>
      <w:r w:rsidRPr="4981967E" w:rsidR="24E4AFA6">
        <w:rPr>
          <w:rFonts w:ascii="Times New Roman" w:hAnsi="Times New Roman" w:cs="Times New Roman" w:asciiTheme="majorBidi" w:hAnsiTheme="majorBidi" w:cstheme="majorBidi"/>
        </w:rPr>
        <w:t>systolic blood pressure ≥140 mmHg</w:t>
      </w:r>
      <w:r w:rsidRPr="4981967E" w:rsidR="28990B98">
        <w:rPr>
          <w:rFonts w:ascii="Times New Roman" w:hAnsi="Times New Roman" w:cs="Times New Roman" w:asciiTheme="majorBidi" w:hAnsiTheme="majorBidi" w:cstheme="majorBidi"/>
        </w:rPr>
        <w:t xml:space="preserve"> </w:t>
      </w:r>
      <w:r w:rsidRPr="4981967E" w:rsidR="24E4AFA6">
        <w:rPr>
          <w:rFonts w:ascii="Times New Roman" w:hAnsi="Times New Roman" w:cs="Times New Roman" w:asciiTheme="majorBidi" w:hAnsiTheme="majorBidi" w:cstheme="majorBidi"/>
        </w:rPr>
        <w:t>or diastolic blood pressure ≥90 mmHg</w:t>
      </w:r>
      <w:r w:rsidRPr="4981967E" w:rsidR="48AB07BE">
        <w:rPr>
          <w:rFonts w:ascii="Times New Roman" w:hAnsi="Times New Roman" w:cs="Times New Roman" w:asciiTheme="majorBidi" w:hAnsiTheme="majorBidi" w:cstheme="majorBidi"/>
        </w:rPr>
        <w:t xml:space="preserve"> </w:t>
      </w:r>
      <w:r w:rsidRPr="4981967E" w:rsidR="740FBFEF">
        <w:rPr>
          <w:rFonts w:ascii="Times New Roman" w:hAnsi="Times New Roman" w:cs="Times New Roman" w:asciiTheme="majorBidi" w:hAnsiTheme="majorBidi" w:cstheme="majorBidi"/>
        </w:rPr>
        <w:t xml:space="preserve">from the </w:t>
      </w:r>
      <w:r w:rsidRPr="4981967E" w:rsidR="518C5250">
        <w:rPr>
          <w:rFonts w:ascii="Times New Roman" w:hAnsi="Times New Roman" w:cs="Times New Roman" w:asciiTheme="majorBidi" w:hAnsiTheme="majorBidi" w:cstheme="majorBidi"/>
          <w:lang w:eastAsia="zh-CN"/>
        </w:rPr>
        <w:t>cardioStatsUSA</w:t>
      </w:r>
      <w:r w:rsidRPr="4981967E" w:rsidR="518C5250">
        <w:rPr>
          <w:rFonts w:ascii="Times New Roman" w:hAnsi="Times New Roman" w:cs="Times New Roman" w:asciiTheme="majorBidi" w:hAnsiTheme="majorBidi" w:cstheme="majorBidi"/>
          <w:lang w:eastAsia="zh-CN"/>
        </w:rPr>
        <w:t xml:space="preserve"> dataset</w:t>
      </w:r>
      <w:r w:rsidRPr="4981967E" w:rsidR="3D5D8514">
        <w:rPr>
          <w:rFonts w:ascii="Times New Roman" w:hAnsi="Times New Roman" w:cs="Times New Roman" w:asciiTheme="majorBidi" w:hAnsiTheme="majorBidi" w:cstheme="majorBidi"/>
          <w:lang w:eastAsia="zh-CN"/>
        </w:rPr>
        <w:t xml:space="preserve"> </w:t>
      </w:r>
      <w:r w:rsidRPr="4981967E">
        <w:rPr>
          <w:rFonts w:ascii="Times New Roman" w:hAnsi="Times New Roman" w:cs="Times New Roman" w:asciiTheme="majorBidi" w:hAnsiTheme="majorBidi" w:cstheme="majorBidi"/>
        </w:rPr>
        <w:fldChar w:fldCharType="begin"/>
      </w:r>
      <w:r w:rsidRPr="4981967E">
        <w:rPr>
          <w:rFonts w:ascii="Times New Roman" w:hAnsi="Times New Roman" w:cs="Times New Roman" w:asciiTheme="majorBidi" w:hAnsiTheme="majorBidi" w:cstheme="majorBidi"/>
        </w:rPr>
        <w:instrText xml:space="preserve"> ADDIN ZOTERO_ITEM CSL_CITATION {"citationID":"18O7GgZu","properties":{"formattedCitation":"(CDC, 2025b)","plainCitation":"(CDC, 2025b)","noteIndex":0},"citationItems":[{"id":350,"uris":["http://zotero.org/users/13202934/items/M32DAQ5I"],"itemData":{"id":350,"type":"webpage","title":"Questionnaire Data - Continuous NHANES","URL":"https://wwwn.cdc.gov/nchs/nhanes/search/datapage.aspx?Component=Questionnaire","author":[{"family":"CDC","given":""}],"accessed":{"date-parts":[["2025",2,17]]},"issued":{"date-parts":[["2025"]]}}}],"schema":"https://github.com/citation-style-language/schema/raw/master/csl-citation.json"} </w:instrText>
      </w:r>
      <w:r w:rsidRPr="4981967E">
        <w:rPr>
          <w:rFonts w:ascii="Times New Roman" w:hAnsi="Times New Roman" w:cs="Times New Roman" w:asciiTheme="majorBidi" w:hAnsiTheme="majorBidi" w:cstheme="majorBidi"/>
        </w:rPr>
        <w:fldChar w:fldCharType="separate"/>
      </w:r>
      <w:r w:rsidRPr="4981967E" w:rsidR="6EFAA8B3">
        <w:rPr>
          <w:rFonts w:ascii="Times New Roman" w:hAnsi="Times New Roman" w:cs="Times New Roman" w:asciiTheme="majorBidi" w:hAnsiTheme="majorBidi" w:cstheme="majorBidi"/>
          <w:noProof/>
        </w:rPr>
        <w:t>(</w:t>
      </w:r>
      <w:r w:rsidRPr="4981967E" w:rsidR="518C5250">
        <w:rPr>
          <w:rFonts w:ascii="Times New Roman" w:hAnsi="Times New Roman" w:eastAsia="-webkit-standard" w:cs="Times New Roman" w:asciiTheme="majorBidi" w:hAnsiTheme="majorBidi" w:cstheme="majorBidi"/>
          <w:noProof/>
          <w:color w:val="000000" w:themeColor="text1" w:themeTint="FF" w:themeShade="FF"/>
        </w:rPr>
        <w:t xml:space="preserve">Jaeger et al., </w:t>
      </w:r>
      <w:r w:rsidRPr="4981967E" w:rsidR="518C5250">
        <w:rPr>
          <w:rFonts w:ascii="Times New Roman" w:hAnsi="Times New Roman" w:eastAsia="-webkit-standard" w:cs="Times New Roman" w:asciiTheme="majorBidi" w:hAnsiTheme="majorBidi" w:cstheme="majorBidi"/>
          <w:noProof/>
          <w:color w:val="000000" w:themeColor="text1" w:themeTint="FF" w:themeShade="FF"/>
        </w:rPr>
        <w:t>2023</w:t>
      </w:r>
      <w:r w:rsidRPr="4981967E" w:rsidR="6EFAA8B3">
        <w:rPr>
          <w:rFonts w:ascii="Times New Roman" w:hAnsi="Times New Roman" w:cs="Times New Roman" w:asciiTheme="majorBidi" w:hAnsiTheme="majorBidi" w:cstheme="majorBidi"/>
          <w:noProof/>
        </w:rPr>
        <w:t>)</w:t>
      </w:r>
      <w:r w:rsidRPr="4981967E">
        <w:rPr>
          <w:rFonts w:ascii="Times New Roman" w:hAnsi="Times New Roman" w:cs="Times New Roman" w:asciiTheme="majorBidi" w:hAnsiTheme="majorBidi" w:cstheme="majorBidi"/>
        </w:rPr>
        <w:fldChar w:fldCharType="end"/>
      </w:r>
      <w:r w:rsidRPr="4981967E" w:rsidR="24E4AFA6">
        <w:rPr>
          <w:rFonts w:ascii="Times New Roman" w:hAnsi="Times New Roman" w:cs="Times New Roman" w:asciiTheme="majorBidi" w:hAnsiTheme="majorBidi" w:cstheme="majorBidi"/>
        </w:rPr>
        <w:t>.</w:t>
      </w:r>
    </w:p>
    <w:p w:rsidRPr="00FD4169" w:rsidR="651CC76E" w:rsidP="00C943F0" w:rsidRDefault="651CC76E" w14:paraId="11C320FA" w14:textId="227B9F75">
      <w:pPr>
        <w:spacing w:line="480" w:lineRule="auto"/>
        <w:rPr>
          <w:rFonts w:asciiTheme="majorBidi" w:hAnsiTheme="majorBidi" w:cstheme="majorBidi"/>
          <w:lang w:eastAsia="zh-CN"/>
        </w:rPr>
      </w:pPr>
      <w:r w:rsidRPr="00FD4169">
        <w:rPr>
          <w:rFonts w:asciiTheme="majorBidi" w:hAnsiTheme="majorBidi" w:cstheme="majorBidi"/>
        </w:rPr>
        <w:t>Covariates</w:t>
      </w:r>
    </w:p>
    <w:p w:rsidRPr="00FD4169" w:rsidR="651CC76E" w:rsidP="4981967E" w:rsidRDefault="403F3F02" w14:paraId="5F762493" w14:textId="207D02C7">
      <w:pPr>
        <w:spacing w:before="240" w:after="240" w:line="480" w:lineRule="auto"/>
        <w:ind w:firstLine="720"/>
        <w:rPr>
          <w:rFonts w:ascii="Times New Roman" w:hAnsi="Times New Roman" w:cs="Times New Roman" w:asciiTheme="majorBidi" w:hAnsiTheme="majorBidi" w:cstheme="majorBidi"/>
          <w:lang w:eastAsia="zh-CN"/>
        </w:rPr>
      </w:pPr>
      <w:r w:rsidRPr="4981967E" w:rsidR="1C023073">
        <w:rPr>
          <w:rFonts w:ascii="Times New Roman" w:hAnsi="Times New Roman" w:cs="Times New Roman" w:asciiTheme="majorBidi" w:hAnsiTheme="majorBidi" w:cstheme="majorBidi"/>
        </w:rPr>
        <w:t xml:space="preserve">We </w:t>
      </w:r>
      <w:r w:rsidRPr="4981967E" w:rsidR="1C023073">
        <w:rPr>
          <w:rFonts w:ascii="Times New Roman" w:hAnsi="Times New Roman" w:cs="Times New Roman" w:asciiTheme="majorBidi" w:hAnsiTheme="majorBidi" w:cstheme="majorBidi"/>
        </w:rPr>
        <w:t>identified</w:t>
      </w:r>
      <w:r w:rsidRPr="4981967E" w:rsidR="1C023073">
        <w:rPr>
          <w:rFonts w:ascii="Times New Roman" w:hAnsi="Times New Roman" w:cs="Times New Roman" w:asciiTheme="majorBidi" w:hAnsiTheme="majorBidi" w:cstheme="majorBidi"/>
        </w:rPr>
        <w:t xml:space="preserve"> </w:t>
      </w:r>
      <w:r w:rsidRPr="4981967E" w:rsidR="2323F033">
        <w:rPr>
          <w:rFonts w:ascii="Times New Roman" w:hAnsi="Times New Roman" w:cs="Times New Roman" w:asciiTheme="majorBidi" w:hAnsiTheme="majorBidi" w:cstheme="majorBidi"/>
        </w:rPr>
        <w:t xml:space="preserve">potential </w:t>
      </w:r>
      <w:r w:rsidRPr="4981967E" w:rsidR="1C023073">
        <w:rPr>
          <w:rFonts w:ascii="Times New Roman" w:hAnsi="Times New Roman" w:cs="Times New Roman" w:asciiTheme="majorBidi" w:hAnsiTheme="majorBidi" w:cstheme="majorBidi"/>
        </w:rPr>
        <w:t>c</w:t>
      </w:r>
      <w:r w:rsidRPr="4981967E" w:rsidR="6C735877">
        <w:rPr>
          <w:rFonts w:ascii="Times New Roman" w:hAnsi="Times New Roman" w:cs="Times New Roman" w:asciiTheme="majorBidi" w:hAnsiTheme="majorBidi" w:cstheme="majorBidi"/>
        </w:rPr>
        <w:t xml:space="preserve">onfounding </w:t>
      </w:r>
      <w:r w:rsidRPr="4981967E" w:rsidR="6C735877">
        <w:rPr>
          <w:rFonts w:ascii="Times New Roman" w:hAnsi="Times New Roman" w:cs="Times New Roman" w:asciiTheme="majorBidi" w:hAnsiTheme="majorBidi" w:cstheme="majorBidi"/>
        </w:rPr>
        <w:t>variables</w:t>
      </w:r>
      <w:r w:rsidRPr="4981967E" w:rsidR="1C023073">
        <w:rPr>
          <w:rFonts w:ascii="Times New Roman" w:hAnsi="Times New Roman" w:cs="Times New Roman" w:asciiTheme="majorBidi" w:hAnsiTheme="majorBidi" w:cstheme="majorBidi"/>
        </w:rPr>
        <w:t xml:space="preserve"> </w:t>
      </w:r>
      <w:r w:rsidRPr="4981967E" w:rsidR="2323F033">
        <w:rPr>
          <w:rFonts w:ascii="Times New Roman" w:hAnsi="Times New Roman" w:cs="Times New Roman" w:asciiTheme="majorBidi" w:hAnsiTheme="majorBidi" w:cstheme="majorBidi"/>
        </w:rPr>
        <w:t>from</w:t>
      </w:r>
      <w:r w:rsidRPr="4981967E" w:rsidR="2323F033">
        <w:rPr>
          <w:rFonts w:ascii="Times New Roman" w:hAnsi="Times New Roman" w:cs="Times New Roman" w:asciiTheme="majorBidi" w:hAnsiTheme="majorBidi" w:cstheme="majorBidi"/>
        </w:rPr>
        <w:t xml:space="preserve"> </w:t>
      </w:r>
      <w:r w:rsidRPr="4981967E" w:rsidR="2323F033">
        <w:rPr>
          <w:rFonts w:ascii="Times New Roman" w:hAnsi="Times New Roman" w:cs="Times New Roman" w:asciiTheme="majorBidi" w:hAnsiTheme="majorBidi" w:cstheme="majorBidi"/>
        </w:rPr>
        <w:t>previous</w:t>
      </w:r>
      <w:r w:rsidRPr="4981967E" w:rsidR="1C023073">
        <w:rPr>
          <w:rFonts w:ascii="Times New Roman" w:hAnsi="Times New Roman" w:cs="Times New Roman" w:asciiTheme="majorBidi" w:hAnsiTheme="majorBidi" w:cstheme="majorBidi"/>
        </w:rPr>
        <w:t xml:space="preserve"> literature on </w:t>
      </w:r>
      <w:r w:rsidRPr="4981967E" w:rsidR="2323F033">
        <w:rPr>
          <w:rFonts w:ascii="Times New Roman" w:hAnsi="Times New Roman" w:cs="Times New Roman" w:asciiTheme="majorBidi" w:hAnsiTheme="majorBidi" w:cstheme="majorBidi"/>
        </w:rPr>
        <w:t xml:space="preserve">the determinants of </w:t>
      </w:r>
      <w:r w:rsidRPr="4981967E" w:rsidR="1C023073">
        <w:rPr>
          <w:rFonts w:ascii="Times New Roman" w:hAnsi="Times New Roman" w:cs="Times New Roman" w:asciiTheme="majorBidi" w:hAnsiTheme="majorBidi" w:cstheme="majorBidi"/>
        </w:rPr>
        <w:t xml:space="preserve">depression and </w:t>
      </w:r>
      <w:r w:rsidRPr="4981967E" w:rsidR="306E2309">
        <w:rPr>
          <w:rFonts w:ascii="Times New Roman" w:hAnsi="Times New Roman" w:cs="Times New Roman" w:asciiTheme="majorBidi" w:hAnsiTheme="majorBidi" w:cstheme="majorBidi"/>
        </w:rPr>
        <w:t>ion</w:t>
      </w:r>
      <w:r w:rsidRPr="4981967E" w:rsidR="68830A3A">
        <w:rPr>
          <w:rFonts w:ascii="Times New Roman" w:hAnsi="Times New Roman" w:cs="Times New Roman" w:asciiTheme="majorBidi" w:hAnsiTheme="majorBidi" w:cstheme="majorBidi"/>
        </w:rPr>
        <w:t xml:space="preserve"> </w:t>
      </w:r>
      <w:r w:rsidRPr="4981967E" w:rsidR="2323F033">
        <w:rPr>
          <w:rFonts w:ascii="Times New Roman" w:hAnsi="Times New Roman" w:cs="Times New Roman" w:asciiTheme="majorBidi" w:hAnsiTheme="majorBidi" w:cstheme="majorBidi"/>
        </w:rPr>
        <w:t xml:space="preserve">such as </w:t>
      </w:r>
      <w:r w:rsidRPr="4981967E" w:rsidR="2323F033">
        <w:rPr>
          <w:rFonts w:ascii="Times New Roman" w:hAnsi="Times New Roman" w:cs="Times New Roman" w:asciiTheme="majorBidi" w:hAnsiTheme="majorBidi" w:cstheme="majorBidi"/>
        </w:rPr>
        <w:t>gender, age, race, smoking</w:t>
      </w:r>
      <w:r w:rsidRPr="4981967E" w:rsidR="067FE643">
        <w:rPr>
          <w:rFonts w:ascii="Times New Roman" w:hAnsi="Times New Roman" w:cs="Times New Roman" w:asciiTheme="majorBidi" w:hAnsiTheme="majorBidi" w:cstheme="majorBidi"/>
        </w:rPr>
        <w:t xml:space="preserve"> status</w:t>
      </w:r>
      <w:r w:rsidRPr="4981967E" w:rsidR="2323F033">
        <w:rPr>
          <w:rFonts w:ascii="Times New Roman" w:hAnsi="Times New Roman" w:cs="Times New Roman" w:asciiTheme="majorBidi" w:hAnsiTheme="majorBidi" w:cstheme="majorBidi"/>
        </w:rPr>
        <w:t xml:space="preserve">, usage of antihypertensive medications, </w:t>
      </w:r>
      <w:r w:rsidRPr="4981967E" w:rsidR="2323F033">
        <w:rPr>
          <w:rFonts w:ascii="Times New Roman" w:hAnsi="Times New Roman" w:cs="Times New Roman" w:asciiTheme="majorBidi" w:hAnsiTheme="majorBidi" w:cstheme="majorBidi"/>
        </w:rPr>
        <w:t>BMI</w:t>
      </w:r>
      <w:r w:rsidRPr="4981967E" w:rsidR="2323F033">
        <w:rPr>
          <w:rFonts w:ascii="Times New Roman" w:hAnsi="Times New Roman" w:cs="Times New Roman" w:asciiTheme="majorBidi" w:hAnsiTheme="majorBidi" w:cstheme="majorBidi"/>
        </w:rPr>
        <w:t xml:space="preserve"> and </w:t>
      </w:r>
      <w:r w:rsidRPr="4981967E" w:rsidR="2323F033">
        <w:rPr>
          <w:rFonts w:ascii="Times New Roman" w:hAnsi="Times New Roman" w:cs="Times New Roman" w:asciiTheme="majorBidi" w:hAnsiTheme="majorBidi" w:cstheme="majorBidi"/>
        </w:rPr>
        <w:t xml:space="preserve">a </w:t>
      </w:r>
      <w:r w:rsidRPr="4981967E" w:rsidR="2323F033">
        <w:rPr>
          <w:rFonts w:ascii="Times New Roman" w:hAnsi="Times New Roman" w:cs="Times New Roman" w:asciiTheme="majorBidi" w:hAnsiTheme="majorBidi" w:cstheme="majorBidi"/>
        </w:rPr>
        <w:t xml:space="preserve">history of </w:t>
      </w:r>
      <w:r w:rsidRPr="4981967E" w:rsidR="2323F033">
        <w:rPr>
          <w:rFonts w:ascii="Times New Roman" w:hAnsi="Times New Roman" w:cs="Times New Roman" w:asciiTheme="majorBidi" w:hAnsiTheme="majorBidi" w:cstheme="majorBidi"/>
        </w:rPr>
        <w:t>cardiovascular diseases</w:t>
      </w:r>
      <w:r w:rsidRPr="4981967E" w:rsidR="3D5D8514">
        <w:rPr>
          <w:rFonts w:ascii="Times New Roman" w:hAnsi="Times New Roman" w:cs="Times New Roman" w:asciiTheme="majorBidi" w:hAnsiTheme="majorBidi" w:cstheme="majorBidi"/>
        </w:rPr>
        <w:t xml:space="preserve"> (CVD)</w:t>
      </w:r>
      <w:r w:rsidRPr="4981967E" w:rsidR="2323F033">
        <w:rPr>
          <w:rFonts w:ascii="Times New Roman" w:hAnsi="Times New Roman" w:cs="Times New Roman" w:asciiTheme="majorBidi" w:hAnsiTheme="majorBidi" w:cstheme="majorBidi"/>
        </w:rPr>
        <w:t xml:space="preserve"> </w:t>
      </w:r>
      <w:r w:rsidRPr="4981967E">
        <w:rPr>
          <w:rFonts w:ascii="Times New Roman" w:hAnsi="Times New Roman" w:cs="Times New Roman" w:asciiTheme="majorBidi" w:hAnsiTheme="majorBidi" w:cstheme="majorBidi"/>
        </w:rPr>
        <w:fldChar w:fldCharType="begin"/>
      </w:r>
      <w:r w:rsidRPr="4981967E">
        <w:rPr>
          <w:rFonts w:ascii="Times New Roman" w:hAnsi="Times New Roman" w:cs="Times New Roman" w:asciiTheme="majorBidi" w:hAnsiTheme="majorBidi" w:cstheme="majorBidi"/>
        </w:rPr>
        <w:instrText xml:space="preserve"> ADDIN ZOTERO_ITEM CSL_CITATION {"citationID":"RgYz9iwS","properties":{"formattedCitation":"(Wang et al., 2021; Schaare et al., 2023)","plainCitation":"(Wang et al., 2021; Schaare et al., 2023)","noteIndex":0},"citationItems":[{"id":326,"uris":["http://zotero.org/users/13202934/items/89T4VXBG"],"itemData":{"id":326,"type":"article-journal","abstract":"Background. Hypertensive patients commonly experience comorbid depression, which is closely associated with adverse health outcomes. This study aimed to exa</w:instrText>
      </w:r>
      <w:r w:rsidRPr="4981967E">
        <w:rPr>
          <w:rFonts w:ascii="Times New Roman" w:hAnsi="Times New Roman" w:cs="Times New Roman" w:asciiTheme="majorBidi" w:hAnsiTheme="majorBidi" w:cstheme="majorBidi"/>
        </w:rPr>
        <w:instrText xml:space="preserve">mine the association between depression and uncontrolled hypertension in primary care setting of Northwest China. Methods. We used a stratified multistage random sampling method to obtain 1856 hypertensives subjects aged </w:instrText>
      </w:r>
      <w:r w:rsidRPr="4981967E">
        <w:rPr>
          <w:rFonts w:ascii="Times New Roman" w:hAnsi="Times New Roman" w:cs="Times New Roman" w:asciiTheme="majorBidi" w:hAnsiTheme="majorBidi" w:cstheme="majorBidi"/>
        </w:rPr>
        <w:instrText xml:space="preserve">≥</w:instrText>
      </w:r>
      <w:r w:rsidRPr="4981967E">
        <w:rPr>
          <w:rFonts w:ascii="Times New Roman" w:hAnsi="Times New Roman" w:cs="Times New Roman" w:asciiTheme="majorBidi" w:hAnsiTheme="majorBidi" w:cstheme="majorBidi"/>
        </w:rPr>
        <w:instrText xml:space="preserve">18 years among primary care setting in Xinjiang, Northwest China, between April and October 2019. Depression was evaluated by Hospital Anxiety and Depression Scale (HADS), with a cut-off score </w:instrText>
      </w:r>
      <w:r w:rsidRPr="4981967E">
        <w:rPr>
          <w:rFonts w:ascii="Times New Roman" w:hAnsi="Times New Roman" w:cs="Times New Roman" w:asciiTheme="majorBidi" w:hAnsiTheme="majorBidi" w:cstheme="majorBidi"/>
        </w:rPr>
        <w:instrText xml:space="preserve">≥</w:instrText>
      </w:r>
      <w:r w:rsidRPr="4981967E">
        <w:rPr>
          <w:rFonts w:ascii="Times New Roman" w:hAnsi="Times New Roman" w:cs="Times New Roman" w:asciiTheme="majorBidi" w:hAnsiTheme="majorBidi" w:cstheme="majorBidi"/>
        </w:rPr>
        <w:instrText xml:space="preserve">8. We related depression to uncontrolled hypertension, using multiple logistic regression, adj</w:instrText>
      </w:r>
      <w:r w:rsidRPr="4981967E">
        <w:rPr>
          <w:rFonts w:ascii="Times New Roman" w:hAnsi="Times New Roman" w:cs="Times New Roman" w:asciiTheme="majorBidi" w:hAnsiTheme="majorBidi" w:cstheme="majorBidi"/>
        </w:rPr>
        <w:instrText xml:space="preserve">usting for minimally sufficient adjustment set of variables retrieved from a literature-based directed acyclic graphs (DAGs) and optimal adjustment set of variables derived from the least absolute shrinkage and selection operator (LASSO) regression. Results. A total of 1,653 (89.1%) patients had uncontrolled hypertension. The prevalence of depression was 14.5% and 7.4% among patients with uncontrolled and controlled hypertension. Depression was associated with 1.12-fold increased odds of uncontrolled hypertension [odds ratio (OR) 2.12, 95% confidence interval (CI): 1.23–3.65]. The association remained significant even after adjusting for the minimal sufficient adjustment sets and the optimal adjustment set of variables. Conclusion. Depression is significantly associated with uncontrolled hypertension in primary care setting of northwest China. The integrated management of depression and hypertension in the setting might be warranted.","container-title":"International Journal of Hypertension","DOI":"10.1155/2021/6652228","ISSN":"2090-0392","issue":"1","language":"en","license":"Copyright © 2021 Lin Wang et al.","note":"_eprint: https://onlinelibrary.wiley.com/doi/pdf/10.1155/2021/6652228","page":"6652228","source":"Wiley Online Library","title":"Association of Depression with Uncontrolled Hypertension in Primary Care Setting: A Cross-Sectional Study in Less-Developed Northwest China","title-short":"Association of Depression with Uncontrolled Hypertension in Primary Care Setting","volume":"2021","author":[{"family":"Wang","given":"Lin"},{"family":"Li","given":"Nanfang"},{"family":"Heizhati","given":"Mulalibieke"},{"family":"Li","given":"Mei"},{"family":"Yang","given":"Zhikang"},{"family":"Wang","given":"Zhongrong"},{"family":"Abudereyimu","given":"Reyila"}],"issued":{"date-parts":[["2021"]]}}},{"id":329,"uris":["http://zotero.org/users/13202934/items/NWDET8AQ"],"itemData":{"id":329,"type":"article-journal","abstract":"Multiple studies have reported a link between mental health and high blood pressure with mixed or even contradictory findings. Here, we resolve those contradictions and further dissect the cross-sectional and longitudinal relationship between mental health, systolic blood pressure, and hypertension using extensive psychological, medical and neuroimaging data from the UK Biobank. We show that higher systolic blood pressure is associated with fewer depressive symptoms, greater well-being, and lower emotion-related brain activity. Interestingly, impending hypertension is associated with poorer mental health years before HTN is diagnosed. In addition, a stronger baseline association between systolic blood pressure and better mental health was observed in individuals who develop hypertension until follow-up. Overall, our findings offer insights on the complex relationship between mental health, blood pressure, and hypertension, suggesting that—via baroreceptor mechanisms and reinforcement learning—the association of higher blood pressure with better mental health may ultimately contribute to the development of hypertension.","container-title":"Nature Communications","DOI":"10.1038/s41467-023-37579-6","ISSN":"2041-1723","issue":"1","journalAbbreviation":"Nat Commun","language":"en","license":"2023 The Author(s)","note":"publisher: Nature Publishing Group","page":"1953","source":"www.nature.com","title":"Associations between mental health, blood pressure and the development of hypertension","volume":"14","author":[{"family":"Schaare","given":"H. Lina"},{"family":"Blöchl","given":"Maria"},{"family":"Kumral","given":"Deniz"},{"family":"Uhlig","given":"Marie"},{"family":"Lemcke","given":"Lorenz"},{"family":"Valk","given":"Sofie L."},{"family":"Villringer","given":"Arno"}],"issued":{"date-parts":[["2023",4,7]]}}}],"schema":"https://github.com/citation-style-language/schema/raw/master/csl-citation.json"} </w:instrText>
      </w:r>
      <w:r w:rsidRPr="4981967E">
        <w:rPr>
          <w:rFonts w:ascii="Times New Roman" w:hAnsi="Times New Roman" w:cs="Times New Roman" w:asciiTheme="majorBidi" w:hAnsiTheme="majorBidi" w:cstheme="majorBidi"/>
        </w:rPr>
        <w:fldChar w:fldCharType="separate"/>
      </w:r>
      <w:r w:rsidRPr="4981967E" w:rsidR="60BB2C86">
        <w:rPr>
          <w:rFonts w:ascii="Times New Roman" w:hAnsi="Times New Roman" w:cs="Times New Roman" w:asciiTheme="majorBidi" w:hAnsiTheme="majorBidi" w:cstheme="majorBidi"/>
          <w:noProof/>
        </w:rPr>
        <w:t>(Wang et al., 2021; Schaare et al., 2023)</w:t>
      </w:r>
      <w:r w:rsidRPr="4981967E">
        <w:rPr>
          <w:rFonts w:ascii="Times New Roman" w:hAnsi="Times New Roman" w:cs="Times New Roman" w:asciiTheme="majorBidi" w:hAnsiTheme="majorBidi" w:cstheme="majorBidi"/>
        </w:rPr>
        <w:fldChar w:fldCharType="end"/>
      </w:r>
      <w:r w:rsidRPr="4981967E" w:rsidR="1C023073">
        <w:rPr>
          <w:rFonts w:ascii="Times New Roman" w:hAnsi="Times New Roman" w:cs="Times New Roman" w:asciiTheme="majorBidi" w:hAnsiTheme="majorBidi" w:cstheme="majorBidi"/>
        </w:rPr>
        <w:t xml:space="preserve">. </w:t>
      </w:r>
      <w:r w:rsidRPr="4981967E" w:rsidR="16E4F546">
        <w:rPr>
          <w:rFonts w:ascii="Times New Roman" w:hAnsi="Times New Roman" w:cs="Times New Roman" w:asciiTheme="majorBidi" w:hAnsiTheme="majorBidi" w:cstheme="majorBidi"/>
        </w:rPr>
        <w:t xml:space="preserve">Age </w:t>
      </w:r>
      <w:r w:rsidRPr="4981967E" w:rsidR="37807668">
        <w:rPr>
          <w:rFonts w:ascii="Times New Roman" w:hAnsi="Times New Roman" w:cs="Times New Roman" w:asciiTheme="majorBidi" w:hAnsiTheme="majorBidi" w:cstheme="majorBidi"/>
        </w:rPr>
        <w:t xml:space="preserve">was </w:t>
      </w:r>
      <w:r w:rsidRPr="4981967E" w:rsidR="2CB9C75D">
        <w:rPr>
          <w:rFonts w:ascii="Times New Roman" w:hAnsi="Times New Roman" w:cs="Times New Roman" w:asciiTheme="majorBidi" w:hAnsiTheme="majorBidi" w:cstheme="majorBidi"/>
        </w:rPr>
        <w:t>divided</w:t>
      </w:r>
      <w:r w:rsidRPr="4981967E" w:rsidR="16E4F546">
        <w:rPr>
          <w:rFonts w:ascii="Times New Roman" w:hAnsi="Times New Roman" w:cs="Times New Roman" w:asciiTheme="majorBidi" w:hAnsiTheme="majorBidi" w:cstheme="majorBidi"/>
        </w:rPr>
        <w:t xml:space="preserve"> into </w:t>
      </w:r>
      <w:r w:rsidRPr="4981967E" w:rsidR="1566268D">
        <w:rPr>
          <w:rFonts w:ascii="Times New Roman" w:hAnsi="Times New Roman" w:cs="Times New Roman" w:asciiTheme="majorBidi" w:hAnsiTheme="majorBidi" w:cstheme="majorBidi"/>
          <w:lang w:eastAsia="zh-CN"/>
        </w:rPr>
        <w:t xml:space="preserve">four </w:t>
      </w:r>
      <w:r w:rsidRPr="4981967E" w:rsidR="37807668">
        <w:rPr>
          <w:rFonts w:ascii="Times New Roman" w:hAnsi="Times New Roman" w:cs="Times New Roman" w:asciiTheme="majorBidi" w:hAnsiTheme="majorBidi" w:cstheme="majorBidi"/>
          <w:lang w:eastAsia="zh-CN"/>
        </w:rPr>
        <w:t>groups</w:t>
      </w:r>
      <w:r w:rsidRPr="4981967E" w:rsidR="79A98E41">
        <w:rPr>
          <w:rFonts w:ascii="Times New Roman" w:hAnsi="Times New Roman" w:cs="Times New Roman" w:asciiTheme="majorBidi" w:hAnsiTheme="majorBidi" w:cstheme="majorBidi"/>
          <w:lang w:eastAsia="zh-CN"/>
        </w:rPr>
        <w:t>:</w:t>
      </w:r>
      <w:r w:rsidRPr="4981967E" w:rsidR="37807668">
        <w:rPr>
          <w:rFonts w:ascii="Times New Roman" w:hAnsi="Times New Roman" w:cs="Times New Roman" w:asciiTheme="majorBidi" w:hAnsiTheme="majorBidi" w:cstheme="majorBidi"/>
          <w:lang w:eastAsia="zh-CN"/>
        </w:rPr>
        <w:t>18</w:t>
      </w:r>
      <w:r w:rsidRPr="4981967E" w:rsidR="3B425E6C">
        <w:rPr>
          <w:rFonts w:ascii="Times New Roman" w:hAnsi="Times New Roman" w:cs="Times New Roman" w:asciiTheme="majorBidi" w:hAnsiTheme="majorBidi" w:cstheme="majorBidi"/>
          <w:lang w:eastAsia="zh-CN"/>
        </w:rPr>
        <w:t>-</w:t>
      </w:r>
      <w:r w:rsidRPr="4981967E" w:rsidR="37807668">
        <w:rPr>
          <w:rFonts w:ascii="Times New Roman" w:hAnsi="Times New Roman" w:cs="Times New Roman" w:asciiTheme="majorBidi" w:hAnsiTheme="majorBidi" w:cstheme="majorBidi"/>
          <w:lang w:eastAsia="zh-CN"/>
        </w:rPr>
        <w:t>44, 45</w:t>
      </w:r>
      <w:r w:rsidRPr="4981967E" w:rsidR="058E58FD">
        <w:rPr>
          <w:rFonts w:ascii="Times New Roman" w:hAnsi="Times New Roman" w:cs="Times New Roman" w:asciiTheme="majorBidi" w:hAnsiTheme="majorBidi" w:cstheme="majorBidi"/>
          <w:lang w:eastAsia="zh-CN"/>
        </w:rPr>
        <w:t>-</w:t>
      </w:r>
      <w:r w:rsidRPr="4981967E" w:rsidR="37807668">
        <w:rPr>
          <w:rFonts w:ascii="Times New Roman" w:hAnsi="Times New Roman" w:cs="Times New Roman" w:asciiTheme="majorBidi" w:hAnsiTheme="majorBidi" w:cstheme="majorBidi"/>
          <w:lang w:eastAsia="zh-CN"/>
        </w:rPr>
        <w:t>64, 65</w:t>
      </w:r>
      <w:r w:rsidRPr="4981967E" w:rsidR="551D3D19">
        <w:rPr>
          <w:rFonts w:ascii="Times New Roman" w:hAnsi="Times New Roman" w:cs="Times New Roman" w:asciiTheme="majorBidi" w:hAnsiTheme="majorBidi" w:cstheme="majorBidi"/>
          <w:lang w:eastAsia="zh-CN"/>
        </w:rPr>
        <w:t>-</w:t>
      </w:r>
      <w:r w:rsidRPr="4981967E" w:rsidR="37807668">
        <w:rPr>
          <w:rFonts w:ascii="Times New Roman" w:hAnsi="Times New Roman" w:cs="Times New Roman" w:asciiTheme="majorBidi" w:hAnsiTheme="majorBidi" w:cstheme="majorBidi"/>
          <w:lang w:eastAsia="zh-CN"/>
        </w:rPr>
        <w:t xml:space="preserve">74, and </w:t>
      </w:r>
      <w:r w:rsidRPr="4981967E" w:rsidR="408A3580">
        <w:rPr>
          <w:rFonts w:ascii="Times New Roman" w:hAnsi="Times New Roman" w:cs="Times New Roman" w:asciiTheme="majorBidi" w:hAnsiTheme="majorBidi" w:cstheme="majorBidi"/>
          <w:lang w:eastAsia="zh-CN"/>
        </w:rPr>
        <w:t xml:space="preserve">75 </w:t>
      </w:r>
      <w:r w:rsidRPr="4981967E" w:rsidR="1566268D">
        <w:rPr>
          <w:rFonts w:ascii="Times New Roman" w:hAnsi="Times New Roman" w:cs="Times New Roman" w:asciiTheme="majorBidi" w:hAnsiTheme="majorBidi" w:cstheme="majorBidi"/>
          <w:lang w:eastAsia="zh-CN"/>
        </w:rPr>
        <w:t xml:space="preserve">or </w:t>
      </w:r>
      <w:r w:rsidRPr="4981967E" w:rsidR="408A3580">
        <w:rPr>
          <w:rFonts w:ascii="Times New Roman" w:hAnsi="Times New Roman" w:cs="Times New Roman" w:asciiTheme="majorBidi" w:hAnsiTheme="majorBidi" w:cstheme="majorBidi"/>
          <w:lang w:eastAsia="zh-CN"/>
        </w:rPr>
        <w:t>more</w:t>
      </w:r>
      <w:r w:rsidRPr="4981967E" w:rsidR="2A532B28">
        <w:rPr>
          <w:rFonts w:ascii="Times New Roman" w:hAnsi="Times New Roman" w:cs="Times New Roman" w:asciiTheme="majorBidi" w:hAnsiTheme="majorBidi" w:cstheme="majorBidi"/>
          <w:lang w:eastAsia="zh-CN"/>
        </w:rPr>
        <w:t>.</w:t>
      </w:r>
      <w:r w:rsidRPr="4981967E" w:rsidR="400E651E">
        <w:rPr>
          <w:rFonts w:ascii="Times New Roman" w:hAnsi="Times New Roman" w:cs="Times New Roman" w:asciiTheme="majorBidi" w:hAnsiTheme="majorBidi" w:cstheme="majorBidi"/>
          <w:lang w:eastAsia="zh-CN"/>
        </w:rPr>
        <w:t xml:space="preserve"> R</w:t>
      </w:r>
      <w:r w:rsidRPr="4981967E" w:rsidR="1836B49D">
        <w:rPr>
          <w:rFonts w:ascii="Times New Roman" w:hAnsi="Times New Roman" w:cs="Times New Roman" w:asciiTheme="majorBidi" w:hAnsiTheme="majorBidi" w:cstheme="majorBidi"/>
          <w:lang w:eastAsia="zh-CN"/>
        </w:rPr>
        <w:t>ace</w:t>
      </w:r>
      <w:r w:rsidRPr="4981967E" w:rsidR="408A3580">
        <w:rPr>
          <w:rFonts w:ascii="Times New Roman" w:hAnsi="Times New Roman" w:cs="Times New Roman" w:asciiTheme="majorBidi" w:hAnsiTheme="majorBidi" w:cstheme="majorBidi"/>
          <w:lang w:eastAsia="zh-CN"/>
        </w:rPr>
        <w:t xml:space="preserve"> was categorized </w:t>
      </w:r>
      <w:r w:rsidRPr="4981967E" w:rsidR="73CEA944">
        <w:rPr>
          <w:rFonts w:ascii="Times New Roman" w:hAnsi="Times New Roman" w:cs="Times New Roman" w:asciiTheme="majorBidi" w:hAnsiTheme="majorBidi" w:cstheme="majorBidi"/>
          <w:lang w:eastAsia="zh-CN"/>
        </w:rPr>
        <w:t xml:space="preserve">classified </w:t>
      </w:r>
      <w:r w:rsidRPr="4981967E" w:rsidR="408A3580">
        <w:rPr>
          <w:rFonts w:ascii="Times New Roman" w:hAnsi="Times New Roman" w:cs="Times New Roman" w:asciiTheme="majorBidi" w:hAnsiTheme="majorBidi" w:cstheme="majorBidi"/>
          <w:lang w:eastAsia="zh-CN"/>
        </w:rPr>
        <w:t xml:space="preserve">as non-Hispanic White, non-Hispanic Black, non-Hispanic Asian, Hispanic, and other. </w:t>
      </w:r>
      <w:r w:rsidRPr="4981967E" w:rsidR="067FE643">
        <w:rPr>
          <w:rFonts w:ascii="Times New Roman" w:hAnsi="Times New Roman" w:cs="Times New Roman" w:asciiTheme="majorBidi" w:hAnsiTheme="majorBidi" w:cstheme="majorBidi"/>
          <w:lang w:eastAsia="zh-CN"/>
        </w:rPr>
        <w:t xml:space="preserve">Smoking status was categorized as never smoked, former smoker, and current smoker. </w:t>
      </w:r>
      <w:r w:rsidRPr="4981967E" w:rsidR="1566268D">
        <w:rPr>
          <w:rFonts w:ascii="Times New Roman" w:hAnsi="Times New Roman" w:cs="Times New Roman" w:asciiTheme="majorBidi" w:hAnsiTheme="majorBidi" w:cstheme="majorBidi"/>
          <w:lang w:eastAsia="zh-CN"/>
        </w:rPr>
        <w:t xml:space="preserve">BMI was </w:t>
      </w:r>
      <w:r w:rsidRPr="4981967E" w:rsidR="79732A78">
        <w:rPr>
          <w:rFonts w:ascii="Times New Roman" w:hAnsi="Times New Roman" w:cs="Times New Roman" w:asciiTheme="majorBidi" w:hAnsiTheme="majorBidi" w:cstheme="majorBidi"/>
          <w:lang w:eastAsia="zh-CN"/>
        </w:rPr>
        <w:t>group</w:t>
      </w:r>
      <w:r w:rsidRPr="4981967E" w:rsidR="2DD2E45D">
        <w:rPr>
          <w:rFonts w:ascii="Times New Roman" w:hAnsi="Times New Roman" w:cs="Times New Roman" w:asciiTheme="majorBidi" w:hAnsiTheme="majorBidi" w:cstheme="majorBidi"/>
          <w:lang w:eastAsia="zh-CN"/>
        </w:rPr>
        <w:t>ed</w:t>
      </w:r>
      <w:r w:rsidRPr="4981967E" w:rsidR="1566268D">
        <w:rPr>
          <w:rFonts w:ascii="Times New Roman" w:hAnsi="Times New Roman" w:cs="Times New Roman" w:asciiTheme="majorBidi" w:hAnsiTheme="majorBidi" w:cstheme="majorBidi"/>
          <w:lang w:eastAsia="zh-CN"/>
        </w:rPr>
        <w:t xml:space="preserve"> </w:t>
      </w:r>
      <w:r w:rsidRPr="4981967E" w:rsidR="79732A78">
        <w:rPr>
          <w:rFonts w:ascii="Times New Roman" w:hAnsi="Times New Roman" w:cs="Times New Roman" w:asciiTheme="majorBidi" w:hAnsiTheme="majorBidi" w:cstheme="majorBidi"/>
          <w:lang w:eastAsia="zh-CN"/>
        </w:rPr>
        <w:t xml:space="preserve">into </w:t>
      </w:r>
      <w:r w:rsidRPr="4981967E" w:rsidR="1566268D">
        <w:rPr>
          <w:rFonts w:ascii="Times New Roman" w:hAnsi="Times New Roman" w:cs="Times New Roman" w:asciiTheme="majorBidi" w:hAnsiTheme="majorBidi" w:cstheme="majorBidi"/>
          <w:lang w:eastAsia="zh-CN"/>
        </w:rPr>
        <w:t xml:space="preserve">four </w:t>
      </w:r>
      <w:r w:rsidRPr="4981967E" w:rsidR="16413207">
        <w:rPr>
          <w:rFonts w:ascii="Times New Roman" w:hAnsi="Times New Roman" w:cs="Times New Roman" w:asciiTheme="majorBidi" w:hAnsiTheme="majorBidi" w:cstheme="majorBidi"/>
          <w:lang w:eastAsia="zh-CN"/>
        </w:rPr>
        <w:t>categories:</w:t>
      </w:r>
      <w:r w:rsidRPr="4981967E" w:rsidR="1566268D">
        <w:rPr>
          <w:rFonts w:ascii="Times New Roman" w:hAnsi="Times New Roman" w:cs="Times New Roman" w:asciiTheme="majorBidi" w:hAnsiTheme="majorBidi" w:cstheme="majorBidi"/>
          <w:lang w:eastAsia="zh-CN"/>
        </w:rPr>
        <w:t xml:space="preserve"> less than 25, 25 to &lt; 30, 30 to &lt; 35, and 35 or more</w:t>
      </w:r>
      <w:r w:rsidRPr="4981967E" w:rsidR="2DD2E45D">
        <w:rPr>
          <w:rFonts w:ascii="Times New Roman" w:hAnsi="Times New Roman" w:cs="Times New Roman" w:asciiTheme="majorBidi" w:hAnsiTheme="majorBidi" w:cstheme="majorBidi"/>
          <w:lang w:eastAsia="zh-CN"/>
        </w:rPr>
        <w:t>)</w:t>
      </w:r>
      <w:r w:rsidRPr="4981967E" w:rsidR="12FB4C64">
        <w:rPr>
          <w:rFonts w:ascii="Times New Roman" w:hAnsi="Times New Roman" w:cs="Times New Roman" w:asciiTheme="majorBidi" w:hAnsiTheme="majorBidi" w:cstheme="majorBidi"/>
          <w:lang w:eastAsia="zh-CN"/>
        </w:rPr>
        <w:t xml:space="preserve">. </w:t>
      </w:r>
      <w:r w:rsidRPr="4981967E" w:rsidR="2323F033">
        <w:rPr>
          <w:rFonts w:ascii="Times New Roman" w:hAnsi="Times New Roman" w:cs="Times New Roman" w:asciiTheme="majorBidi" w:hAnsiTheme="majorBidi" w:cstheme="majorBidi"/>
        </w:rPr>
        <w:t>G</w:t>
      </w:r>
      <w:r w:rsidRPr="4981967E" w:rsidR="4CC2ED5E">
        <w:rPr>
          <w:rFonts w:ascii="Times New Roman" w:hAnsi="Times New Roman" w:cs="Times New Roman" w:asciiTheme="majorBidi" w:hAnsiTheme="majorBidi" w:cstheme="majorBidi"/>
        </w:rPr>
        <w:t>ender</w:t>
      </w:r>
      <w:r w:rsidRPr="4981967E" w:rsidR="1E4AEBF6">
        <w:rPr>
          <w:rFonts w:ascii="Times New Roman" w:hAnsi="Times New Roman" w:cs="Times New Roman" w:asciiTheme="majorBidi" w:hAnsiTheme="majorBidi" w:cstheme="majorBidi"/>
        </w:rPr>
        <w:t>, us</w:t>
      </w:r>
      <w:r w:rsidRPr="4981967E" w:rsidR="172E032A">
        <w:rPr>
          <w:rFonts w:ascii="Times New Roman" w:hAnsi="Times New Roman" w:cs="Times New Roman" w:asciiTheme="majorBidi" w:hAnsiTheme="majorBidi" w:cstheme="majorBidi"/>
        </w:rPr>
        <w:t>e</w:t>
      </w:r>
      <w:r w:rsidRPr="4981967E" w:rsidR="1E4AEBF6">
        <w:rPr>
          <w:rFonts w:ascii="Times New Roman" w:hAnsi="Times New Roman" w:cs="Times New Roman" w:asciiTheme="majorBidi" w:hAnsiTheme="majorBidi" w:cstheme="majorBidi"/>
        </w:rPr>
        <w:t xml:space="preserve"> of antihypertensive medications, </w:t>
      </w:r>
      <w:r w:rsidRPr="4981967E" w:rsidR="3C95CD98">
        <w:rPr>
          <w:rFonts w:ascii="Times New Roman" w:hAnsi="Times New Roman" w:cs="Times New Roman" w:asciiTheme="majorBidi" w:hAnsiTheme="majorBidi" w:cstheme="majorBidi"/>
        </w:rPr>
        <w:t xml:space="preserve">and history of </w:t>
      </w:r>
      <w:r w:rsidRPr="4981967E" w:rsidR="46AD1AB8">
        <w:rPr>
          <w:rFonts w:ascii="Times New Roman" w:hAnsi="Times New Roman" w:cs="Times New Roman" w:asciiTheme="majorBidi" w:hAnsiTheme="majorBidi" w:cstheme="majorBidi"/>
        </w:rPr>
        <w:t xml:space="preserve">CVD (coronary heart disease, myocardial infarction, </w:t>
      </w:r>
      <w:r w:rsidRPr="4981967E" w:rsidR="46AD1AB8">
        <w:rPr>
          <w:rFonts w:ascii="Times New Roman" w:hAnsi="Times New Roman" w:cs="Times New Roman" w:asciiTheme="majorBidi" w:hAnsiTheme="majorBidi" w:cstheme="majorBidi"/>
        </w:rPr>
        <w:t>stroke</w:t>
      </w:r>
      <w:r w:rsidRPr="4981967E" w:rsidR="46AD1AB8">
        <w:rPr>
          <w:rFonts w:ascii="Times New Roman" w:hAnsi="Times New Roman" w:cs="Times New Roman" w:asciiTheme="majorBidi" w:hAnsiTheme="majorBidi" w:cstheme="majorBidi"/>
        </w:rPr>
        <w:t xml:space="preserve"> or heart failure)</w:t>
      </w:r>
      <w:r w:rsidRPr="4981967E" w:rsidR="27F67AD8">
        <w:rPr>
          <w:rFonts w:ascii="Times New Roman" w:hAnsi="Times New Roman" w:cs="Times New Roman" w:asciiTheme="majorBidi" w:hAnsiTheme="majorBidi" w:cstheme="majorBidi"/>
        </w:rPr>
        <w:t xml:space="preserve"> </w:t>
      </w:r>
      <w:r w:rsidRPr="4981967E" w:rsidR="1566268D">
        <w:rPr>
          <w:rFonts w:ascii="Times New Roman" w:hAnsi="Times New Roman" w:cs="Times New Roman" w:asciiTheme="majorBidi" w:hAnsiTheme="majorBidi" w:cstheme="majorBidi"/>
        </w:rPr>
        <w:t xml:space="preserve">were coded as binary variables. </w:t>
      </w:r>
    </w:p>
    <w:p w:rsidRPr="00FD4169" w:rsidR="1552DBC9" w:rsidP="5417A281" w:rsidRDefault="1552DBC9" w14:paraId="5BA67D04" w14:textId="1895430B">
      <w:pPr>
        <w:spacing w:before="240" w:after="240"/>
        <w:rPr>
          <w:rFonts w:eastAsia="Times New Roman" w:asciiTheme="majorBidi" w:hAnsiTheme="majorBidi" w:cstheme="majorBidi"/>
        </w:rPr>
      </w:pPr>
      <w:r w:rsidRPr="00FD4169">
        <w:rPr>
          <w:rFonts w:asciiTheme="majorBidi" w:hAnsiTheme="majorBidi" w:cstheme="majorBidi"/>
        </w:rPr>
        <w:t xml:space="preserve">Statistical analysis </w:t>
      </w:r>
    </w:p>
    <w:p w:rsidR="5417A281" w:rsidP="007B5128" w:rsidRDefault="001E40A9" w14:paraId="5D9B71CA" w14:textId="66835A51">
      <w:pPr>
        <w:spacing w:line="480" w:lineRule="auto"/>
        <w:rPr>
          <w:rFonts w:asciiTheme="majorBidi" w:hAnsiTheme="majorBidi" w:cstheme="majorBidi"/>
        </w:rPr>
      </w:pPr>
      <w:r>
        <w:rPr>
          <w:rFonts w:asciiTheme="majorBidi" w:hAnsiTheme="majorBidi" w:cstheme="majorBidi"/>
        </w:rPr>
        <w:t xml:space="preserve">We examined the baseline characteristics of our study participants and reported the unweighted frequency and weighted percentage in Table 1. </w:t>
      </w:r>
      <w:r w:rsidR="00DD2FEA">
        <w:rPr>
          <w:rFonts w:asciiTheme="majorBidi" w:hAnsiTheme="majorBidi" w:cstheme="majorBidi"/>
        </w:rPr>
        <w:t xml:space="preserve">We used adjusted multivariable </w:t>
      </w:r>
      <w:r w:rsidRPr="12BFA6F8" w:rsidR="2863661A">
        <w:rPr>
          <w:rFonts w:asciiTheme="majorBidi" w:hAnsiTheme="majorBidi" w:cstheme="majorBidi"/>
        </w:rPr>
        <w:t>l</w:t>
      </w:r>
      <w:r w:rsidRPr="12BFA6F8" w:rsidR="6D3D7DD7">
        <w:rPr>
          <w:rFonts w:asciiTheme="majorBidi" w:hAnsiTheme="majorBidi" w:cstheme="majorBidi"/>
        </w:rPr>
        <w:t xml:space="preserve">ogistic </w:t>
      </w:r>
      <w:r w:rsidRPr="12BFA6F8" w:rsidR="2863661A">
        <w:rPr>
          <w:rFonts w:asciiTheme="majorBidi" w:hAnsiTheme="majorBidi" w:cstheme="majorBidi"/>
        </w:rPr>
        <w:t>r</w:t>
      </w:r>
      <w:r w:rsidRPr="12BFA6F8" w:rsidR="6D3D7DD7">
        <w:rPr>
          <w:rFonts w:asciiTheme="majorBidi" w:hAnsiTheme="majorBidi" w:cstheme="majorBidi"/>
        </w:rPr>
        <w:t>egression</w:t>
      </w:r>
      <w:r w:rsidRPr="00FD4169" w:rsidR="11F37A17">
        <w:rPr>
          <w:rFonts w:asciiTheme="majorBidi" w:hAnsiTheme="majorBidi" w:cstheme="majorBidi"/>
        </w:rPr>
        <w:t xml:space="preserve"> </w:t>
      </w:r>
      <w:r w:rsidR="00DD2FEA">
        <w:rPr>
          <w:rFonts w:asciiTheme="majorBidi" w:hAnsiTheme="majorBidi" w:cstheme="majorBidi"/>
        </w:rPr>
        <w:t xml:space="preserve">model </w:t>
      </w:r>
      <w:r w:rsidR="00634D6C">
        <w:rPr>
          <w:rFonts w:asciiTheme="majorBidi" w:hAnsiTheme="majorBidi" w:cstheme="majorBidi"/>
        </w:rPr>
        <w:t xml:space="preserve">with </w:t>
      </w:r>
      <w:r w:rsidR="00743667">
        <w:rPr>
          <w:rFonts w:asciiTheme="majorBidi" w:hAnsiTheme="majorBidi" w:cstheme="majorBidi"/>
        </w:rPr>
        <w:t>an</w:t>
      </w:r>
      <w:r w:rsidR="00634D6C">
        <w:rPr>
          <w:rFonts w:asciiTheme="majorBidi" w:hAnsiTheme="majorBidi" w:cstheme="majorBidi"/>
        </w:rPr>
        <w:t xml:space="preserve"> interaction term between depression score and antihypertensive medication </w:t>
      </w:r>
      <w:r w:rsidRPr="00FD4169" w:rsidR="11F37A17">
        <w:rPr>
          <w:rFonts w:asciiTheme="majorBidi" w:hAnsiTheme="majorBidi" w:cstheme="majorBidi"/>
        </w:rPr>
        <w:t>to assess the</w:t>
      </w:r>
      <w:r w:rsidR="00073F46">
        <w:rPr>
          <w:rFonts w:asciiTheme="majorBidi" w:hAnsiTheme="majorBidi" w:cstheme="majorBidi"/>
        </w:rPr>
        <w:t xml:space="preserve"> moderator effect of antihypertensive medication use on the association</w:t>
      </w:r>
      <w:r w:rsidRPr="00FD4169" w:rsidDel="00073F46" w:rsidR="11F37A17">
        <w:rPr>
          <w:rFonts w:asciiTheme="majorBidi" w:hAnsiTheme="majorBidi" w:cstheme="majorBidi"/>
        </w:rPr>
        <w:t xml:space="preserve"> </w:t>
      </w:r>
      <w:r w:rsidRPr="00FD4169" w:rsidR="11F37A17">
        <w:rPr>
          <w:rFonts w:asciiTheme="majorBidi" w:hAnsiTheme="majorBidi" w:cstheme="majorBidi"/>
        </w:rPr>
        <w:t>between</w:t>
      </w:r>
      <w:r w:rsidRPr="00FD4169" w:rsidR="192882B3">
        <w:rPr>
          <w:rFonts w:asciiTheme="majorBidi" w:hAnsiTheme="majorBidi" w:cstheme="majorBidi"/>
        </w:rPr>
        <w:t xml:space="preserve"> depression score and </w:t>
      </w:r>
      <w:r w:rsidR="00073F46">
        <w:rPr>
          <w:rFonts w:asciiTheme="majorBidi" w:hAnsiTheme="majorBidi" w:cstheme="majorBidi"/>
        </w:rPr>
        <w:t xml:space="preserve">uncontrolled </w:t>
      </w:r>
      <w:r w:rsidRPr="00FD4169" w:rsidR="192882B3">
        <w:rPr>
          <w:rFonts w:asciiTheme="majorBidi" w:hAnsiTheme="majorBidi" w:cstheme="majorBidi"/>
        </w:rPr>
        <w:t>hypertension</w:t>
      </w:r>
      <w:r w:rsidR="00BB7A14">
        <w:rPr>
          <w:rFonts w:asciiTheme="majorBidi" w:hAnsiTheme="majorBidi" w:cstheme="majorBidi"/>
        </w:rPr>
        <w:t xml:space="preserve"> (Table 2)</w:t>
      </w:r>
      <w:r w:rsidRPr="00FD4169" w:rsidR="192882B3">
        <w:rPr>
          <w:rFonts w:asciiTheme="majorBidi" w:hAnsiTheme="majorBidi" w:cstheme="majorBidi"/>
        </w:rPr>
        <w:t xml:space="preserve">. </w:t>
      </w:r>
      <w:r w:rsidRPr="55734B19" w:rsidR="16659998">
        <w:rPr>
          <w:rFonts w:asciiTheme="majorBidi" w:hAnsiTheme="majorBidi" w:cstheme="majorBidi"/>
        </w:rPr>
        <w:t xml:space="preserve">Random forest model using Gini Impurity scores </w:t>
      </w:r>
      <w:r w:rsidR="002512C7">
        <w:rPr>
          <w:rFonts w:asciiTheme="majorBidi" w:hAnsiTheme="majorBidi" w:cstheme="majorBidi"/>
        </w:rPr>
        <w:t>was</w:t>
      </w:r>
      <w:r w:rsidRPr="00FD4169" w:rsidR="0982F02B">
        <w:rPr>
          <w:rFonts w:asciiTheme="majorBidi" w:hAnsiTheme="majorBidi" w:cstheme="majorBidi"/>
        </w:rPr>
        <w:t xml:space="preserve"> used to make the comparison</w:t>
      </w:r>
      <w:r w:rsidRPr="00FD4169" w:rsidR="57E5D58C">
        <w:rPr>
          <w:rFonts w:asciiTheme="majorBidi" w:hAnsiTheme="majorBidi" w:cstheme="majorBidi"/>
        </w:rPr>
        <w:t xml:space="preserve"> to the logistic regression that we modeled.</w:t>
      </w:r>
      <w:r w:rsidR="004C1798">
        <w:rPr>
          <w:rFonts w:asciiTheme="majorBidi" w:hAnsiTheme="majorBidi" w:cstheme="majorBidi"/>
        </w:rPr>
        <w:t xml:space="preserve"> </w:t>
      </w:r>
      <w:r w:rsidRPr="55734B19" w:rsidR="53AB6B16">
        <w:rPr>
          <w:rFonts w:asciiTheme="majorBidi" w:hAnsiTheme="majorBidi" w:cstheme="majorBidi"/>
        </w:rPr>
        <w:t xml:space="preserve">The numeric values </w:t>
      </w:r>
      <w:r w:rsidRPr="2E3DED3F" w:rsidR="53AB6B16">
        <w:rPr>
          <w:rFonts w:asciiTheme="majorBidi" w:hAnsiTheme="majorBidi" w:cstheme="majorBidi"/>
        </w:rPr>
        <w:t>labels indicate</w:t>
      </w:r>
      <w:r w:rsidRPr="55734B19" w:rsidR="53AB6B16">
        <w:rPr>
          <w:rFonts w:asciiTheme="majorBidi" w:hAnsiTheme="majorBidi" w:cstheme="majorBidi"/>
        </w:rPr>
        <w:t xml:space="preserve"> the </w:t>
      </w:r>
      <w:r w:rsidRPr="2E3DED3F" w:rsidR="53AB6B16">
        <w:rPr>
          <w:rFonts w:asciiTheme="majorBidi" w:hAnsiTheme="majorBidi" w:cstheme="majorBidi"/>
        </w:rPr>
        <w:t xml:space="preserve">actual importance values for each feature variable (Figure 2). </w:t>
      </w:r>
      <w:r w:rsidRPr="2E3DED3F" w:rsidR="000158EB">
        <w:rPr>
          <w:rFonts w:asciiTheme="majorBidi" w:hAnsiTheme="majorBidi" w:cstheme="majorBidi"/>
        </w:rPr>
        <w:t>To</w:t>
      </w:r>
      <w:r w:rsidRPr="00FD4169" w:rsidR="000158EB">
        <w:rPr>
          <w:rFonts w:asciiTheme="majorBidi" w:hAnsiTheme="majorBidi" w:cstheme="majorBidi"/>
        </w:rPr>
        <w:t xml:space="preserve"> ensure nationally representative estimates, </w:t>
      </w:r>
      <w:r w:rsidR="000158EB">
        <w:rPr>
          <w:rFonts w:asciiTheme="majorBidi" w:hAnsiTheme="majorBidi" w:cstheme="majorBidi"/>
        </w:rPr>
        <w:t>a</w:t>
      </w:r>
      <w:r w:rsidRPr="00FD4169" w:rsidR="000158EB">
        <w:rPr>
          <w:rFonts w:asciiTheme="majorBidi" w:hAnsiTheme="majorBidi" w:cstheme="majorBidi"/>
        </w:rPr>
        <w:t>ll statistical analyses</w:t>
      </w:r>
      <w:r w:rsidR="000158EB">
        <w:rPr>
          <w:rFonts w:asciiTheme="majorBidi" w:hAnsiTheme="majorBidi" w:cstheme="majorBidi"/>
        </w:rPr>
        <w:t xml:space="preserve"> </w:t>
      </w:r>
      <w:r w:rsidRPr="00FD4169" w:rsidR="000158EB">
        <w:rPr>
          <w:rFonts w:asciiTheme="majorBidi" w:hAnsiTheme="majorBidi" w:cstheme="majorBidi"/>
        </w:rPr>
        <w:t>were performed using the survey</w:t>
      </w:r>
      <w:r w:rsidR="000158EB">
        <w:rPr>
          <w:rFonts w:asciiTheme="majorBidi" w:hAnsiTheme="majorBidi" w:cstheme="majorBidi"/>
        </w:rPr>
        <w:t xml:space="preserve"> weights</w:t>
      </w:r>
      <w:r w:rsidRPr="00FD4169" w:rsidR="000158EB">
        <w:rPr>
          <w:rFonts w:asciiTheme="majorBidi" w:hAnsiTheme="majorBidi" w:cstheme="majorBidi"/>
        </w:rPr>
        <w:t>.</w:t>
      </w:r>
      <w:r w:rsidR="00D21804">
        <w:rPr>
          <w:rFonts w:asciiTheme="majorBidi" w:hAnsiTheme="majorBidi" w:cstheme="majorBidi"/>
        </w:rPr>
        <w:t xml:space="preserve"> </w:t>
      </w:r>
      <w:r w:rsidR="004C09F5">
        <w:rPr>
          <w:rFonts w:asciiTheme="majorBidi" w:hAnsiTheme="majorBidi" w:cstheme="majorBidi"/>
        </w:rPr>
        <w:t xml:space="preserve">A flow chart of data cleaning and statistical analysis steps were shown in Figure 1. </w:t>
      </w:r>
    </w:p>
    <w:p w:rsidRPr="00186D26" w:rsidR="1C31C543" w:rsidP="007B5128" w:rsidRDefault="1C31C543" w14:paraId="1A0305B6" w14:textId="04E1968C">
      <w:pPr>
        <w:spacing w:line="480" w:lineRule="auto"/>
        <w:rPr>
          <w:rFonts w:ascii="Times New Roman" w:hAnsi="Times New Roman" w:eastAsia="Times New Roman" w:cs="Times New Roman"/>
          <w:b/>
          <w:bCs/>
          <w:lang w:eastAsia="zh-CN"/>
        </w:rPr>
      </w:pPr>
      <w:r w:rsidRPr="00186D26">
        <w:rPr>
          <w:rFonts w:ascii="Times New Roman" w:hAnsi="Times New Roman" w:eastAsia="Times New Roman" w:cs="Times New Roman"/>
          <w:b/>
          <w:bCs/>
        </w:rPr>
        <w:t xml:space="preserve">Results </w:t>
      </w:r>
    </w:p>
    <w:p w:rsidR="5417A281" w:rsidP="007B5128" w:rsidRDefault="00D00481" w14:paraId="017FD0DC" w14:textId="4EF40E03">
      <w:pPr>
        <w:spacing w:line="480" w:lineRule="auto"/>
        <w:rPr>
          <w:rFonts w:ascii="Times New Roman" w:hAnsi="Times New Roman" w:eastAsia="Times New Roman" w:cs="Times New Roman"/>
          <w:lang w:eastAsia="zh-CN"/>
        </w:rPr>
      </w:pPr>
      <w:r>
        <w:rPr>
          <w:rFonts w:ascii="Times New Roman" w:hAnsi="Times New Roman" w:eastAsia="Times New Roman" w:cs="Times New Roman"/>
          <w:lang w:eastAsia="zh-CN"/>
        </w:rPr>
        <w:t>Descriptive statistics</w:t>
      </w:r>
    </w:p>
    <w:p w:rsidR="00D00481" w:rsidP="007B5128" w:rsidRDefault="007876D2" w14:paraId="2CFB8770" w14:textId="3816DC6A">
      <w:pPr>
        <w:spacing w:line="480" w:lineRule="auto"/>
        <w:rPr>
          <w:rFonts w:ascii="Times New Roman" w:hAnsi="Times New Roman" w:eastAsia="Times New Roman" w:cs="Times New Roman"/>
          <w:lang w:eastAsia="zh-CN"/>
        </w:rPr>
      </w:pPr>
      <w:r>
        <w:rPr>
          <w:rFonts w:ascii="Times New Roman" w:hAnsi="Times New Roman" w:eastAsia="Times New Roman" w:cs="Times New Roman"/>
          <w:lang w:eastAsia="zh-CN"/>
        </w:rPr>
        <w:tab/>
      </w:r>
      <w:r>
        <w:rPr>
          <w:rFonts w:ascii="Times New Roman" w:hAnsi="Times New Roman" w:eastAsia="Times New Roman" w:cs="Times New Roman"/>
          <w:lang w:eastAsia="zh-CN"/>
        </w:rPr>
        <w:t xml:space="preserve">The study sample included 39,467 individuals who participated in NHANES data from 2005-2020. </w:t>
      </w:r>
      <w:r w:rsidR="005C421A">
        <w:rPr>
          <w:rFonts w:ascii="Times New Roman" w:hAnsi="Times New Roman" w:eastAsia="Times New Roman" w:cs="Times New Roman"/>
          <w:lang w:eastAsia="zh-CN"/>
        </w:rPr>
        <w:t xml:space="preserve">Among participated individuals, </w:t>
      </w:r>
      <w:r w:rsidR="009802A3">
        <w:rPr>
          <w:rFonts w:ascii="Times New Roman" w:hAnsi="Times New Roman" w:eastAsia="Times New Roman" w:cs="Times New Roman"/>
          <w:lang w:eastAsia="zh-CN"/>
        </w:rPr>
        <w:t xml:space="preserve">48.8% were self-identified as men and </w:t>
      </w:r>
      <w:r w:rsidR="00852ED0">
        <w:rPr>
          <w:rFonts w:ascii="Times New Roman" w:hAnsi="Times New Roman" w:eastAsia="Times New Roman" w:cs="Times New Roman"/>
          <w:lang w:eastAsia="zh-CN"/>
        </w:rPr>
        <w:t xml:space="preserve">51.2% </w:t>
      </w:r>
      <w:r w:rsidR="00715969">
        <w:rPr>
          <w:rFonts w:ascii="Times New Roman" w:hAnsi="Times New Roman" w:eastAsia="Times New Roman" w:cs="Times New Roman"/>
          <w:lang w:eastAsia="zh-CN"/>
        </w:rPr>
        <w:t xml:space="preserve">as women. </w:t>
      </w:r>
      <w:r w:rsidR="00D27B6D">
        <w:rPr>
          <w:rFonts w:ascii="Times New Roman" w:hAnsi="Times New Roman" w:eastAsia="Times New Roman" w:cs="Times New Roman"/>
          <w:lang w:eastAsia="zh-CN"/>
        </w:rPr>
        <w:t xml:space="preserve">Most of the study participants were </w:t>
      </w:r>
      <w:r w:rsidR="007B5128">
        <w:rPr>
          <w:rFonts w:ascii="Times New Roman" w:hAnsi="Times New Roman" w:eastAsia="Times New Roman" w:cs="Times New Roman"/>
          <w:lang w:eastAsia="zh-CN"/>
        </w:rPr>
        <w:t xml:space="preserve">18 to 44 years old, non-Hispanic White, </w:t>
      </w:r>
      <w:r w:rsidR="00491A2B">
        <w:rPr>
          <w:rFonts w:ascii="Times New Roman" w:hAnsi="Times New Roman" w:eastAsia="Times New Roman" w:cs="Times New Roman"/>
          <w:lang w:eastAsia="zh-CN"/>
        </w:rPr>
        <w:t>did not use</w:t>
      </w:r>
      <w:r w:rsidR="007B5128">
        <w:rPr>
          <w:rFonts w:ascii="Times New Roman" w:hAnsi="Times New Roman" w:eastAsia="Times New Roman" w:cs="Times New Roman"/>
          <w:lang w:eastAsia="zh-CN"/>
        </w:rPr>
        <w:t xml:space="preserve"> antihypertensive medication, </w:t>
      </w:r>
      <w:r w:rsidR="00491A2B">
        <w:rPr>
          <w:rFonts w:ascii="Times New Roman" w:hAnsi="Times New Roman" w:eastAsia="Times New Roman" w:cs="Times New Roman"/>
          <w:lang w:eastAsia="zh-CN"/>
        </w:rPr>
        <w:t>with no</w:t>
      </w:r>
      <w:r w:rsidR="001522D0">
        <w:rPr>
          <w:rFonts w:ascii="Times New Roman" w:hAnsi="Times New Roman" w:eastAsia="Times New Roman" w:cs="Times New Roman"/>
          <w:lang w:eastAsia="zh-CN"/>
        </w:rPr>
        <w:t xml:space="preserve"> depression, </w:t>
      </w:r>
      <w:r w:rsidR="000729D7">
        <w:rPr>
          <w:rFonts w:ascii="Times New Roman" w:hAnsi="Times New Roman" w:eastAsia="Times New Roman" w:cs="Times New Roman"/>
          <w:lang w:eastAsia="zh-CN"/>
        </w:rPr>
        <w:t>never smoked, BMI between 25 to 30</w:t>
      </w:r>
      <w:r w:rsidR="005C442D">
        <w:rPr>
          <w:rFonts w:ascii="Times New Roman" w:hAnsi="Times New Roman" w:eastAsia="Times New Roman" w:cs="Times New Roman"/>
          <w:lang w:eastAsia="zh-CN"/>
        </w:rPr>
        <w:t>, and d</w:t>
      </w:r>
      <w:r w:rsidR="00004A2B">
        <w:rPr>
          <w:rFonts w:ascii="Times New Roman" w:hAnsi="Times New Roman" w:eastAsia="Times New Roman" w:cs="Times New Roman"/>
          <w:lang w:eastAsia="zh-CN"/>
        </w:rPr>
        <w:t>id</w:t>
      </w:r>
      <w:r w:rsidR="005C442D">
        <w:rPr>
          <w:rFonts w:ascii="Times New Roman" w:hAnsi="Times New Roman" w:eastAsia="Times New Roman" w:cs="Times New Roman"/>
          <w:lang w:eastAsia="zh-CN"/>
        </w:rPr>
        <w:t xml:space="preserve"> not have a history of cardiovascular disease</w:t>
      </w:r>
      <w:r w:rsidR="00263145">
        <w:rPr>
          <w:rFonts w:ascii="Times New Roman" w:hAnsi="Times New Roman" w:eastAsia="Times New Roman" w:cs="Times New Roman"/>
          <w:lang w:eastAsia="zh-CN"/>
        </w:rPr>
        <w:t xml:space="preserve"> (Table 1)</w:t>
      </w:r>
      <w:r w:rsidR="005C442D">
        <w:rPr>
          <w:rFonts w:ascii="Times New Roman" w:hAnsi="Times New Roman" w:eastAsia="Times New Roman" w:cs="Times New Roman"/>
          <w:lang w:eastAsia="zh-CN"/>
        </w:rPr>
        <w:t xml:space="preserve">. </w:t>
      </w:r>
      <w:r w:rsidR="0019187D">
        <w:rPr>
          <w:rFonts w:ascii="Times New Roman" w:hAnsi="Times New Roman" w:eastAsia="Times New Roman" w:cs="Times New Roman"/>
          <w:lang w:eastAsia="zh-CN"/>
        </w:rPr>
        <w:t xml:space="preserve"> </w:t>
      </w:r>
    </w:p>
    <w:p w:rsidR="00EA3CC7" w:rsidP="007B5128" w:rsidRDefault="00AE1CDC" w14:paraId="3F9EECA4" w14:textId="592DE621">
      <w:pPr>
        <w:spacing w:line="480" w:lineRule="auto"/>
        <w:rPr>
          <w:rFonts w:ascii="Times New Roman" w:hAnsi="Times New Roman" w:eastAsia="Times New Roman" w:cs="Times New Roman"/>
          <w:lang w:eastAsia="zh-CN"/>
        </w:rPr>
      </w:pPr>
      <w:r>
        <w:rPr>
          <w:rFonts w:ascii="Times New Roman" w:hAnsi="Times New Roman" w:eastAsia="Times New Roman" w:cs="Times New Roman"/>
          <w:lang w:eastAsia="zh-CN"/>
        </w:rPr>
        <w:t>Multivariable statistics</w:t>
      </w:r>
    </w:p>
    <w:p w:rsidR="5417A281" w:rsidP="2B5467C3" w:rsidRDefault="00AE1CDC" w14:paraId="32DE0A64" w14:textId="7B525BC7">
      <w:pPr>
        <w:spacing w:before="240" w:after="240" w:line="480" w:lineRule="auto"/>
        <w:rPr>
          <w:rFonts w:ascii="Times New Roman" w:hAnsi="Times New Roman" w:eastAsia="Times New Roman" w:cs="Times New Roman"/>
          <w:b/>
          <w:bCs/>
        </w:rPr>
      </w:pPr>
      <w:r>
        <w:rPr>
          <w:rFonts w:ascii="Times New Roman" w:hAnsi="Times New Roman" w:eastAsia="Times New Roman" w:cs="Times New Roman"/>
          <w:lang w:eastAsia="zh-CN"/>
        </w:rPr>
        <w:tab/>
      </w:r>
      <w:r>
        <w:rPr>
          <w:rFonts w:ascii="Times New Roman" w:hAnsi="Times New Roman" w:eastAsia="Times New Roman" w:cs="Times New Roman"/>
          <w:lang w:eastAsia="zh-CN"/>
        </w:rPr>
        <w:t xml:space="preserve">Our adjusted multivariable results, shown in table 2, </w:t>
      </w:r>
      <w:r w:rsidR="004B2013">
        <w:rPr>
          <w:rFonts w:ascii="Times New Roman" w:hAnsi="Times New Roman" w:eastAsia="Times New Roman" w:cs="Times New Roman"/>
          <w:lang w:eastAsia="zh-CN"/>
        </w:rPr>
        <w:t xml:space="preserve">suggested that </w:t>
      </w:r>
      <w:r w:rsidR="00CB3E48">
        <w:rPr>
          <w:rFonts w:ascii="Times New Roman" w:hAnsi="Times New Roman" w:eastAsia="Times New Roman" w:cs="Times New Roman"/>
          <w:lang w:eastAsia="zh-CN"/>
        </w:rPr>
        <w:t xml:space="preserve">non-Hispanic Black </w:t>
      </w:r>
      <w:r w:rsidR="000950D8">
        <w:rPr>
          <w:rFonts w:ascii="Times New Roman" w:hAnsi="Times New Roman" w:eastAsia="Times New Roman" w:cs="Times New Roman"/>
          <w:lang w:eastAsia="zh-CN"/>
        </w:rPr>
        <w:t xml:space="preserve">[aOR: </w:t>
      </w:r>
      <w:r w:rsidR="00DE1D81">
        <w:rPr>
          <w:rFonts w:ascii="Times New Roman" w:hAnsi="Times New Roman" w:eastAsia="Times New Roman" w:cs="Times New Roman"/>
          <w:lang w:eastAsia="zh-CN"/>
        </w:rPr>
        <w:t>0.61</w:t>
      </w:r>
      <w:r w:rsidR="000950D8">
        <w:rPr>
          <w:rFonts w:ascii="Times New Roman" w:hAnsi="Times New Roman" w:eastAsia="Times New Roman" w:cs="Times New Roman"/>
          <w:lang w:eastAsia="zh-CN"/>
        </w:rPr>
        <w:t xml:space="preserve">(95% CI: </w:t>
      </w:r>
      <w:r w:rsidR="00DE1D81">
        <w:rPr>
          <w:rFonts w:ascii="Times New Roman" w:hAnsi="Times New Roman" w:eastAsia="Times New Roman" w:cs="Times New Roman"/>
          <w:lang w:eastAsia="zh-CN"/>
        </w:rPr>
        <w:t>0.53, 0.70</w:t>
      </w:r>
      <w:r w:rsidR="000950D8">
        <w:rPr>
          <w:rFonts w:ascii="Times New Roman" w:hAnsi="Times New Roman" w:eastAsia="Times New Roman" w:cs="Times New Roman"/>
          <w:lang w:eastAsia="zh-CN"/>
        </w:rPr>
        <w:t xml:space="preserve">)], </w:t>
      </w:r>
      <w:r w:rsidR="00CB3E48">
        <w:rPr>
          <w:rFonts w:ascii="Times New Roman" w:hAnsi="Times New Roman" w:eastAsia="Times New Roman" w:cs="Times New Roman"/>
          <w:lang w:eastAsia="zh-CN"/>
        </w:rPr>
        <w:t xml:space="preserve">non-Hispanic Asian </w:t>
      </w:r>
      <w:r w:rsidR="000950D8">
        <w:rPr>
          <w:rFonts w:ascii="Times New Roman" w:hAnsi="Times New Roman" w:eastAsia="Times New Roman" w:cs="Times New Roman"/>
          <w:lang w:eastAsia="zh-CN"/>
        </w:rPr>
        <w:t xml:space="preserve">[aOR: </w:t>
      </w:r>
      <w:r w:rsidR="00DE1D81">
        <w:rPr>
          <w:rFonts w:ascii="Times New Roman" w:hAnsi="Times New Roman" w:eastAsia="Times New Roman" w:cs="Times New Roman"/>
          <w:lang w:eastAsia="zh-CN"/>
        </w:rPr>
        <w:t>0.25</w:t>
      </w:r>
      <w:r w:rsidR="000950D8">
        <w:rPr>
          <w:rFonts w:ascii="Times New Roman" w:hAnsi="Times New Roman" w:eastAsia="Times New Roman" w:cs="Times New Roman"/>
          <w:lang w:eastAsia="zh-CN"/>
        </w:rPr>
        <w:t>(95% CI:</w:t>
      </w:r>
      <w:r w:rsidR="00DE1D81">
        <w:rPr>
          <w:rFonts w:ascii="Times New Roman" w:hAnsi="Times New Roman" w:eastAsia="Times New Roman" w:cs="Times New Roman"/>
          <w:lang w:eastAsia="zh-CN"/>
        </w:rPr>
        <w:t xml:space="preserve"> 0.11, </w:t>
      </w:r>
      <w:r w:rsidR="000950D8">
        <w:rPr>
          <w:rFonts w:ascii="Times New Roman" w:hAnsi="Times New Roman" w:eastAsia="Times New Roman" w:cs="Times New Roman"/>
          <w:lang w:eastAsia="zh-CN"/>
        </w:rPr>
        <w:t xml:space="preserve"> </w:t>
      </w:r>
      <w:r w:rsidR="00DE1D81">
        <w:rPr>
          <w:rFonts w:ascii="Times New Roman" w:hAnsi="Times New Roman" w:eastAsia="Times New Roman" w:cs="Times New Roman"/>
          <w:lang w:eastAsia="zh-CN"/>
        </w:rPr>
        <w:t>0.39</w:t>
      </w:r>
      <w:r w:rsidR="000950D8">
        <w:rPr>
          <w:rFonts w:ascii="Times New Roman" w:hAnsi="Times New Roman" w:eastAsia="Times New Roman" w:cs="Times New Roman"/>
          <w:lang w:eastAsia="zh-CN"/>
        </w:rPr>
        <w:t xml:space="preserve">)],  Hispanic [aOR: </w:t>
      </w:r>
      <w:r w:rsidR="00DE1D81">
        <w:rPr>
          <w:rFonts w:ascii="Times New Roman" w:hAnsi="Times New Roman" w:eastAsia="Times New Roman" w:cs="Times New Roman"/>
          <w:lang w:eastAsia="zh-CN"/>
        </w:rPr>
        <w:t xml:space="preserve">0.16 </w:t>
      </w:r>
      <w:r w:rsidR="000950D8">
        <w:rPr>
          <w:rFonts w:ascii="Times New Roman" w:hAnsi="Times New Roman" w:eastAsia="Times New Roman" w:cs="Times New Roman"/>
          <w:lang w:eastAsia="zh-CN"/>
        </w:rPr>
        <w:t xml:space="preserve">(95% CI: </w:t>
      </w:r>
      <w:r w:rsidR="00DE1D81">
        <w:rPr>
          <w:rFonts w:ascii="Times New Roman" w:hAnsi="Times New Roman" w:eastAsia="Times New Roman" w:cs="Times New Roman"/>
          <w:lang w:eastAsia="zh-CN"/>
        </w:rPr>
        <w:t>0.06, 0.25</w:t>
      </w:r>
      <w:r w:rsidR="000950D8">
        <w:rPr>
          <w:rFonts w:ascii="Times New Roman" w:hAnsi="Times New Roman" w:eastAsia="Times New Roman" w:cs="Times New Roman"/>
          <w:lang w:eastAsia="zh-CN"/>
        </w:rPr>
        <w:t xml:space="preserve">)], current smoker [aOR: </w:t>
      </w:r>
      <w:r w:rsidR="00DE1D81">
        <w:rPr>
          <w:rFonts w:ascii="Times New Roman" w:hAnsi="Times New Roman" w:eastAsia="Times New Roman" w:cs="Times New Roman"/>
          <w:lang w:eastAsia="zh-CN"/>
        </w:rPr>
        <w:t xml:space="preserve">0.17 </w:t>
      </w:r>
      <w:r w:rsidR="000950D8">
        <w:rPr>
          <w:rFonts w:ascii="Times New Roman" w:hAnsi="Times New Roman" w:eastAsia="Times New Roman" w:cs="Times New Roman"/>
          <w:lang w:eastAsia="zh-CN"/>
        </w:rPr>
        <w:t xml:space="preserve">(95% CI: </w:t>
      </w:r>
      <w:r w:rsidR="00DE1D81">
        <w:rPr>
          <w:rFonts w:ascii="Times New Roman" w:hAnsi="Times New Roman" w:eastAsia="Times New Roman" w:cs="Times New Roman"/>
          <w:lang w:eastAsia="zh-CN"/>
        </w:rPr>
        <w:t>0.06, 0.28</w:t>
      </w:r>
      <w:r w:rsidR="000950D8">
        <w:rPr>
          <w:rFonts w:ascii="Times New Roman" w:hAnsi="Times New Roman" w:eastAsia="Times New Roman" w:cs="Times New Roman"/>
          <w:lang w:eastAsia="zh-CN"/>
        </w:rPr>
        <w:t xml:space="preserve">)], </w:t>
      </w:r>
      <w:r w:rsidR="00E130EA">
        <w:rPr>
          <w:rFonts w:ascii="Times New Roman" w:hAnsi="Times New Roman" w:eastAsia="Times New Roman" w:cs="Times New Roman"/>
          <w:lang w:eastAsia="zh-CN"/>
        </w:rPr>
        <w:t xml:space="preserve">having hypertension awareness [aOR: </w:t>
      </w:r>
      <w:r w:rsidR="00D80E10">
        <w:rPr>
          <w:rFonts w:ascii="Times New Roman" w:hAnsi="Times New Roman" w:eastAsia="Times New Roman" w:cs="Times New Roman"/>
          <w:lang w:eastAsia="zh-CN"/>
        </w:rPr>
        <w:t xml:space="preserve">1.46 </w:t>
      </w:r>
      <w:r w:rsidR="00E130EA">
        <w:rPr>
          <w:rFonts w:ascii="Times New Roman" w:hAnsi="Times New Roman" w:eastAsia="Times New Roman" w:cs="Times New Roman"/>
          <w:lang w:eastAsia="zh-CN"/>
        </w:rPr>
        <w:t xml:space="preserve">(95% CI: </w:t>
      </w:r>
      <w:r w:rsidR="00D80E10">
        <w:rPr>
          <w:rFonts w:ascii="Times New Roman" w:hAnsi="Times New Roman" w:eastAsia="Times New Roman" w:cs="Times New Roman"/>
          <w:lang w:eastAsia="zh-CN"/>
        </w:rPr>
        <w:t>1.33, 1.59</w:t>
      </w:r>
      <w:r w:rsidR="00E130EA">
        <w:rPr>
          <w:rFonts w:ascii="Times New Roman" w:hAnsi="Times New Roman" w:eastAsia="Times New Roman" w:cs="Times New Roman"/>
          <w:lang w:eastAsia="zh-CN"/>
        </w:rPr>
        <w:t xml:space="preserve">)], and BMI greater than 35 [aOR: </w:t>
      </w:r>
      <w:r w:rsidR="00EC04CA">
        <w:rPr>
          <w:rFonts w:ascii="Times New Roman" w:hAnsi="Times New Roman" w:eastAsia="Times New Roman" w:cs="Times New Roman"/>
          <w:lang w:eastAsia="zh-CN"/>
        </w:rPr>
        <w:t>0.32</w:t>
      </w:r>
      <w:r w:rsidR="00E130EA">
        <w:rPr>
          <w:rFonts w:ascii="Times New Roman" w:hAnsi="Times New Roman" w:eastAsia="Times New Roman" w:cs="Times New Roman"/>
          <w:lang w:eastAsia="zh-CN"/>
        </w:rPr>
        <w:t xml:space="preserve">(95% CI: </w:t>
      </w:r>
      <w:r w:rsidR="00EC04CA">
        <w:rPr>
          <w:rFonts w:ascii="Times New Roman" w:hAnsi="Times New Roman" w:eastAsia="Times New Roman" w:cs="Times New Roman"/>
          <w:lang w:eastAsia="zh-CN"/>
        </w:rPr>
        <w:t>0.</w:t>
      </w:r>
      <w:r w:rsidR="00005D74">
        <w:rPr>
          <w:rFonts w:ascii="Times New Roman" w:hAnsi="Times New Roman" w:eastAsia="Times New Roman" w:cs="Times New Roman"/>
          <w:lang w:eastAsia="zh-CN"/>
        </w:rPr>
        <w:t>20, 0.45</w:t>
      </w:r>
      <w:r w:rsidR="00E130EA">
        <w:rPr>
          <w:rFonts w:ascii="Times New Roman" w:hAnsi="Times New Roman" w:eastAsia="Times New Roman" w:cs="Times New Roman"/>
          <w:lang w:eastAsia="zh-CN"/>
        </w:rPr>
        <w:t xml:space="preserve">)] </w:t>
      </w:r>
      <w:r w:rsidR="009355D7">
        <w:rPr>
          <w:rFonts w:ascii="Times New Roman" w:hAnsi="Times New Roman" w:eastAsia="Times New Roman" w:cs="Times New Roman"/>
          <w:lang w:eastAsia="zh-CN"/>
        </w:rPr>
        <w:t xml:space="preserve">were </w:t>
      </w:r>
      <w:r w:rsidR="00542DAF">
        <w:rPr>
          <w:rFonts w:ascii="Times New Roman" w:hAnsi="Times New Roman" w:eastAsia="Times New Roman" w:cs="Times New Roman"/>
          <w:lang w:eastAsia="zh-CN"/>
        </w:rPr>
        <w:t xml:space="preserve">positively </w:t>
      </w:r>
      <w:r w:rsidR="00801F6C">
        <w:rPr>
          <w:rFonts w:ascii="Times New Roman" w:hAnsi="Times New Roman" w:eastAsia="Times New Roman" w:cs="Times New Roman"/>
          <w:lang w:eastAsia="zh-CN"/>
        </w:rPr>
        <w:t>associated with uncontrolled hypertension</w:t>
      </w:r>
      <w:r w:rsidR="000950D8">
        <w:rPr>
          <w:rFonts w:ascii="Times New Roman" w:hAnsi="Times New Roman" w:eastAsia="Times New Roman" w:cs="Times New Roman"/>
          <w:lang w:eastAsia="zh-CN"/>
        </w:rPr>
        <w:t xml:space="preserve">. </w:t>
      </w:r>
      <w:r w:rsidR="00ED1A74">
        <w:rPr>
          <w:rFonts w:ascii="Times New Roman" w:hAnsi="Times New Roman" w:eastAsia="Times New Roman" w:cs="Times New Roman"/>
          <w:lang w:eastAsia="zh-CN"/>
        </w:rPr>
        <w:t>Additionally, d</w:t>
      </w:r>
      <w:r w:rsidR="00D5437E">
        <w:rPr>
          <w:rFonts w:ascii="Times New Roman" w:hAnsi="Times New Roman" w:eastAsia="Times New Roman" w:cs="Times New Roman"/>
          <w:lang w:eastAsia="zh-CN"/>
        </w:rPr>
        <w:t>epression score</w:t>
      </w:r>
      <w:r w:rsidR="00ED1A74">
        <w:rPr>
          <w:rFonts w:ascii="Times New Roman" w:hAnsi="Times New Roman" w:eastAsia="Times New Roman" w:cs="Times New Roman"/>
          <w:lang w:eastAsia="zh-CN"/>
        </w:rPr>
        <w:t xml:space="preserve"> [aOR: -0.02 (95% CI: -0.04, -0.01)], antihypertensive medication use [aOR: -0.</w:t>
      </w:r>
      <w:r w:rsidR="00B0441F">
        <w:rPr>
          <w:rFonts w:ascii="Times New Roman" w:hAnsi="Times New Roman" w:eastAsia="Times New Roman" w:cs="Times New Roman"/>
          <w:lang w:eastAsia="zh-CN"/>
        </w:rPr>
        <w:t>70</w:t>
      </w:r>
      <w:r w:rsidR="00ED1A74">
        <w:rPr>
          <w:rFonts w:ascii="Times New Roman" w:hAnsi="Times New Roman" w:eastAsia="Times New Roman" w:cs="Times New Roman"/>
          <w:lang w:eastAsia="zh-CN"/>
        </w:rPr>
        <w:t xml:space="preserve"> (95% CI: -0.</w:t>
      </w:r>
      <w:r w:rsidR="00B0441F">
        <w:rPr>
          <w:rFonts w:ascii="Times New Roman" w:hAnsi="Times New Roman" w:eastAsia="Times New Roman" w:cs="Times New Roman"/>
          <w:lang w:eastAsia="zh-CN"/>
        </w:rPr>
        <w:t>85</w:t>
      </w:r>
      <w:r w:rsidR="00ED1A74">
        <w:rPr>
          <w:rFonts w:ascii="Times New Roman" w:hAnsi="Times New Roman" w:eastAsia="Times New Roman" w:cs="Times New Roman"/>
          <w:lang w:eastAsia="zh-CN"/>
        </w:rPr>
        <w:t>, -0.</w:t>
      </w:r>
      <w:r w:rsidR="00B0441F">
        <w:rPr>
          <w:rFonts w:ascii="Times New Roman" w:hAnsi="Times New Roman" w:eastAsia="Times New Roman" w:cs="Times New Roman"/>
          <w:lang w:eastAsia="zh-CN"/>
        </w:rPr>
        <w:t>54</w:t>
      </w:r>
      <w:r w:rsidR="00ED1A74">
        <w:rPr>
          <w:rFonts w:ascii="Times New Roman" w:hAnsi="Times New Roman" w:eastAsia="Times New Roman" w:cs="Times New Roman"/>
          <w:lang w:eastAsia="zh-CN"/>
        </w:rPr>
        <w:t xml:space="preserve">)], and having a history of CVD </w:t>
      </w:r>
      <w:r w:rsidR="00B0441F">
        <w:rPr>
          <w:rFonts w:ascii="Times New Roman" w:hAnsi="Times New Roman" w:eastAsia="Times New Roman" w:cs="Times New Roman"/>
          <w:lang w:eastAsia="zh-CN"/>
        </w:rPr>
        <w:t xml:space="preserve">[aOR: -0.14 (95% CI: -0.25, -0.02)] </w:t>
      </w:r>
      <w:r w:rsidR="00ED1A74">
        <w:rPr>
          <w:rFonts w:ascii="Times New Roman" w:hAnsi="Times New Roman" w:eastAsia="Times New Roman" w:cs="Times New Roman"/>
          <w:lang w:eastAsia="zh-CN"/>
        </w:rPr>
        <w:t>were negatively associated with uncontrolled hypertension</w:t>
      </w:r>
      <w:r w:rsidR="00B0441F">
        <w:rPr>
          <w:rFonts w:ascii="Times New Roman" w:hAnsi="Times New Roman" w:eastAsia="Times New Roman" w:cs="Times New Roman"/>
          <w:lang w:eastAsia="zh-CN"/>
        </w:rPr>
        <w:t xml:space="preserve">. </w:t>
      </w:r>
      <w:r w:rsidR="0D78FA00">
        <w:rPr>
          <w:rFonts w:ascii="Times New Roman" w:hAnsi="Times New Roman" w:eastAsia="Times New Roman" w:cs="Times New Roman"/>
          <w:lang w:eastAsia="zh-CN"/>
        </w:rPr>
        <w:t>Individuals</w:t>
      </w:r>
      <w:r w:rsidR="000465E7">
        <w:rPr>
          <w:rFonts w:ascii="Times New Roman" w:hAnsi="Times New Roman" w:eastAsia="Times New Roman" w:cs="Times New Roman"/>
          <w:lang w:eastAsia="zh-CN"/>
        </w:rPr>
        <w:t xml:space="preserve"> who used antihypertensive medication, depression score</w:t>
      </w:r>
      <w:r w:rsidR="00C63922">
        <w:rPr>
          <w:rFonts w:ascii="Times New Roman" w:hAnsi="Times New Roman" w:eastAsia="Times New Roman" w:cs="Times New Roman"/>
          <w:lang w:eastAsia="zh-CN"/>
        </w:rPr>
        <w:t xml:space="preserve"> w</w:t>
      </w:r>
      <w:r w:rsidR="000465E7">
        <w:rPr>
          <w:rFonts w:ascii="Times New Roman" w:hAnsi="Times New Roman" w:eastAsia="Times New Roman" w:cs="Times New Roman"/>
          <w:lang w:eastAsia="zh-CN"/>
        </w:rPr>
        <w:t xml:space="preserve">as associated with an increase in </w:t>
      </w:r>
      <w:r w:rsidR="00784113">
        <w:rPr>
          <w:rFonts w:ascii="Times New Roman" w:hAnsi="Times New Roman" w:eastAsia="Times New Roman" w:cs="Times New Roman"/>
          <w:lang w:eastAsia="zh-CN"/>
        </w:rPr>
        <w:t xml:space="preserve">0.04 </w:t>
      </w:r>
      <w:r w:rsidR="000465E7">
        <w:rPr>
          <w:rFonts w:ascii="Times New Roman" w:hAnsi="Times New Roman" w:eastAsia="Times New Roman" w:cs="Times New Roman"/>
          <w:lang w:eastAsia="zh-CN"/>
        </w:rPr>
        <w:t xml:space="preserve">odds </w:t>
      </w:r>
      <w:r w:rsidR="00784113">
        <w:rPr>
          <w:rFonts w:ascii="Times New Roman" w:hAnsi="Times New Roman" w:eastAsia="Times New Roman" w:cs="Times New Roman"/>
          <w:lang w:eastAsia="zh-CN"/>
        </w:rPr>
        <w:t xml:space="preserve">(95% CI: </w:t>
      </w:r>
      <w:r w:rsidR="00520CE5">
        <w:rPr>
          <w:rFonts w:ascii="Times New Roman" w:hAnsi="Times New Roman" w:eastAsia="Times New Roman" w:cs="Times New Roman"/>
          <w:lang w:eastAsia="zh-CN"/>
        </w:rPr>
        <w:t xml:space="preserve">0.02, </w:t>
      </w:r>
      <w:r w:rsidR="00356F92">
        <w:rPr>
          <w:rFonts w:ascii="Times New Roman" w:hAnsi="Times New Roman" w:eastAsia="Times New Roman" w:cs="Times New Roman"/>
          <w:lang w:eastAsia="zh-CN"/>
        </w:rPr>
        <w:t>0.06</w:t>
      </w:r>
      <w:r w:rsidR="00784113">
        <w:rPr>
          <w:rFonts w:ascii="Times New Roman" w:hAnsi="Times New Roman" w:eastAsia="Times New Roman" w:cs="Times New Roman"/>
          <w:lang w:eastAsia="zh-CN"/>
        </w:rPr>
        <w:t xml:space="preserve">) </w:t>
      </w:r>
      <w:r w:rsidR="000465E7">
        <w:rPr>
          <w:rFonts w:ascii="Times New Roman" w:hAnsi="Times New Roman" w:eastAsia="Times New Roman" w:cs="Times New Roman"/>
          <w:lang w:eastAsia="zh-CN"/>
        </w:rPr>
        <w:t xml:space="preserve">of having uncontrolled hypertension, while controlling for </w:t>
      </w:r>
      <w:r w:rsidR="004F5F62">
        <w:rPr>
          <w:rFonts w:ascii="Times New Roman" w:hAnsi="Times New Roman" w:eastAsia="Times New Roman" w:cs="Times New Roman"/>
          <w:lang w:eastAsia="zh-CN"/>
        </w:rPr>
        <w:t xml:space="preserve">potential </w:t>
      </w:r>
      <w:r w:rsidR="000465E7">
        <w:rPr>
          <w:rFonts w:ascii="Times New Roman" w:hAnsi="Times New Roman" w:eastAsia="Times New Roman" w:cs="Times New Roman"/>
          <w:lang w:eastAsia="zh-CN"/>
        </w:rPr>
        <w:t xml:space="preserve">confounding variables. </w:t>
      </w:r>
      <w:r w:rsidRPr="28B3A784" w:rsidR="6738A7AC">
        <w:rPr>
          <w:rFonts w:ascii="Times New Roman" w:hAnsi="Times New Roman" w:eastAsia="Times New Roman" w:cs="Times New Roman"/>
          <w:color w:val="000000" w:themeColor="text1"/>
        </w:rPr>
        <w:t>The random forest model achieved a slightly higher accuracy (82.11%) compared to the logistic regression model (81.95%), indicating a marginally improved overall classification performance. However, the logistic regression model</w:t>
      </w:r>
      <w:r w:rsidR="00A02E87">
        <w:rPr>
          <w:rFonts w:ascii="Times New Roman" w:hAnsi="Times New Roman" w:eastAsia="Times New Roman" w:cs="Times New Roman"/>
          <w:color w:val="000000" w:themeColor="text1"/>
        </w:rPr>
        <w:t xml:space="preserve"> </w:t>
      </w:r>
      <w:r w:rsidRPr="28B3A784" w:rsidR="6738A7AC">
        <w:rPr>
          <w:rFonts w:ascii="Times New Roman" w:hAnsi="Times New Roman" w:eastAsia="Times New Roman" w:cs="Times New Roman"/>
          <w:color w:val="000000" w:themeColor="text1"/>
        </w:rPr>
        <w:t>outperformed the random forest model in terms of AUC (0.7907 vs. 0.7817), suggesting better discrimination ability between uncontrolled and controlled hypertension cases. Both models exhibited high sensitivity, with the logistic regression model achieving 98.04% and the random forest model achieving 98.42%, indicating that both models were effective in identifying cases of uncontrolled hypertension.</w:t>
      </w:r>
    </w:p>
    <w:p w:rsidRPr="00617E16" w:rsidR="0069553A" w:rsidP="00617E16" w:rsidRDefault="49A76391" w14:paraId="18B8F754" w14:textId="18AAF24A">
      <w:pPr>
        <w:spacing w:before="240" w:after="240" w:line="480" w:lineRule="auto"/>
        <w:rPr>
          <w:rFonts w:ascii="Times New Roman" w:hAnsi="Times New Roman" w:eastAsia="Times New Roman" w:cs="Times New Roman"/>
          <w:b/>
          <w:bCs/>
        </w:rPr>
      </w:pPr>
      <w:r w:rsidRPr="00617E16">
        <w:rPr>
          <w:rFonts w:ascii="Times New Roman" w:hAnsi="Times New Roman" w:eastAsia="Times New Roman" w:cs="Times New Roman"/>
          <w:b/>
          <w:bCs/>
        </w:rPr>
        <w:t xml:space="preserve">Discussion </w:t>
      </w:r>
    </w:p>
    <w:p w:rsidR="5417A281" w:rsidP="00A50F33" w:rsidRDefault="00283D2C" w14:paraId="2BA3E180" w14:textId="2182FDF0">
      <w:pPr>
        <w:spacing w:before="240" w:after="240" w:line="480" w:lineRule="auto"/>
        <w:ind w:firstLine="720"/>
        <w:rPr>
          <w:rFonts w:ascii="Times New Roman" w:hAnsi="Times New Roman" w:eastAsia="Times New Roman" w:cs="Times New Roman"/>
          <w:color w:val="000000" w:themeColor="text1"/>
          <w:lang w:eastAsia="zh-CN"/>
        </w:rPr>
      </w:pPr>
      <w:r w:rsidRPr="28B3A784">
        <w:rPr>
          <w:rFonts w:ascii="Times New Roman" w:hAnsi="Times New Roman" w:eastAsia="Times New Roman" w:cs="Times New Roman"/>
          <w:color w:val="000000" w:themeColor="text1"/>
        </w:rPr>
        <w:t xml:space="preserve"> Our results </w:t>
      </w:r>
      <w:r w:rsidR="00BE68A7">
        <w:rPr>
          <w:rFonts w:ascii="Times New Roman" w:hAnsi="Times New Roman" w:eastAsia="Times New Roman" w:cs="Times New Roman"/>
          <w:color w:val="000000" w:themeColor="text1"/>
        </w:rPr>
        <w:t xml:space="preserve">are consistent with our hypothesis such </w:t>
      </w:r>
      <w:r w:rsidRPr="28B3A784">
        <w:rPr>
          <w:rFonts w:ascii="Times New Roman" w:hAnsi="Times New Roman" w:eastAsia="Times New Roman" w:cs="Times New Roman"/>
          <w:color w:val="000000" w:themeColor="text1"/>
        </w:rPr>
        <w:t xml:space="preserve">that individuals using antihypertensive medications with elevated depressive symptoms (PHQ-9 ≥10) faced </w:t>
      </w:r>
      <w:r w:rsidRPr="35FB9B84" w:rsidR="1557D57D">
        <w:rPr>
          <w:rFonts w:ascii="Times New Roman" w:hAnsi="Times New Roman" w:eastAsia="Times New Roman" w:cs="Times New Roman"/>
          <w:color w:val="000000" w:themeColor="text1"/>
        </w:rPr>
        <w:t xml:space="preserve">a </w:t>
      </w:r>
      <w:r w:rsidRPr="28B3A784">
        <w:rPr>
          <w:rFonts w:ascii="Times New Roman" w:hAnsi="Times New Roman" w:eastAsia="Times New Roman" w:cs="Times New Roman"/>
          <w:color w:val="000000" w:themeColor="text1"/>
        </w:rPr>
        <w:t xml:space="preserve">higher probability of uncontrolled hypertension compared to non-depressed medicated patients. </w:t>
      </w:r>
      <w:r w:rsidRPr="28B3A784" w:rsidR="00AB04D9">
        <w:rPr>
          <w:rFonts w:ascii="Times New Roman" w:hAnsi="Times New Roman" w:eastAsia="Times New Roman" w:cs="Times New Roman"/>
          <w:color w:val="000000" w:themeColor="text1"/>
        </w:rPr>
        <w:t>These results</w:t>
      </w:r>
      <w:r w:rsidR="00AB04D9">
        <w:rPr>
          <w:rFonts w:ascii="Times New Roman" w:hAnsi="Times New Roman" w:eastAsia="Times New Roman" w:cs="Times New Roman"/>
          <w:color w:val="000000" w:themeColor="text1"/>
        </w:rPr>
        <w:t xml:space="preserve"> are </w:t>
      </w:r>
      <w:r w:rsidRPr="28B3A784" w:rsidR="007A5067">
        <w:rPr>
          <w:rFonts w:ascii="Times New Roman" w:hAnsi="Times New Roman" w:eastAsia="Times New Roman" w:cs="Times New Roman"/>
          <w:color w:val="000000" w:themeColor="text1"/>
        </w:rPr>
        <w:t>aligned</w:t>
      </w:r>
      <w:r w:rsidRPr="28B3A784">
        <w:rPr>
          <w:rFonts w:ascii="Times New Roman" w:hAnsi="Times New Roman" w:eastAsia="Times New Roman" w:cs="Times New Roman"/>
          <w:color w:val="000000" w:themeColor="text1"/>
        </w:rPr>
        <w:t xml:space="preserve"> with </w:t>
      </w:r>
      <w:r w:rsidR="007A5067">
        <w:rPr>
          <w:rFonts w:ascii="Times New Roman" w:hAnsi="Times New Roman" w:eastAsia="Times New Roman" w:cs="Times New Roman"/>
          <w:color w:val="000000" w:themeColor="text1"/>
        </w:rPr>
        <w:t xml:space="preserve">biological </w:t>
      </w:r>
      <w:r w:rsidRPr="28B3A784">
        <w:rPr>
          <w:rFonts w:ascii="Times New Roman" w:hAnsi="Times New Roman" w:eastAsia="Times New Roman" w:cs="Times New Roman"/>
          <w:color w:val="000000" w:themeColor="text1"/>
        </w:rPr>
        <w:t xml:space="preserve">evidence that anxiety, depression, </w:t>
      </w:r>
      <w:r w:rsidR="00716801">
        <w:rPr>
          <w:rFonts w:ascii="Times New Roman" w:hAnsi="Times New Roman" w:eastAsia="Times New Roman" w:cs="Times New Roman"/>
          <w:color w:val="000000" w:themeColor="text1"/>
        </w:rPr>
        <w:t xml:space="preserve">and </w:t>
      </w:r>
      <w:r w:rsidRPr="28B3A784">
        <w:rPr>
          <w:rFonts w:ascii="Times New Roman" w:hAnsi="Times New Roman" w:eastAsia="Times New Roman" w:cs="Times New Roman"/>
          <w:color w:val="000000" w:themeColor="text1"/>
        </w:rPr>
        <w:t>cardiovascular dysregulation are actively associated</w:t>
      </w:r>
      <w:r w:rsidR="007A5067">
        <w:rPr>
          <w:rFonts w:ascii="Times New Roman" w:hAnsi="Times New Roman" w:eastAsia="Times New Roman" w:cs="Times New Roman"/>
          <w:color w:val="000000" w:themeColor="text1"/>
        </w:rPr>
        <w:t xml:space="preserve"> with uncontrolled hypertension</w:t>
      </w:r>
      <w:r w:rsidRPr="28B3A784">
        <w:rPr>
          <w:rFonts w:ascii="Times New Roman" w:hAnsi="Times New Roman" w:eastAsia="Times New Roman" w:cs="Times New Roman"/>
          <w:color w:val="000000" w:themeColor="text1"/>
        </w:rPr>
        <w:t xml:space="preserve"> (Grippo &amp; Johnson, 2009</w:t>
      </w:r>
      <w:r w:rsidRPr="4FAD7FE0" w:rsidR="6176F99A">
        <w:rPr>
          <w:rFonts w:ascii="Times New Roman" w:hAnsi="Times New Roman" w:eastAsia="Times New Roman" w:cs="Times New Roman"/>
          <w:color w:val="000000" w:themeColor="text1"/>
        </w:rPr>
        <w:t>).</w:t>
      </w:r>
    </w:p>
    <w:p w:rsidR="5417A281" w:rsidP="00E400E7" w:rsidRDefault="4CCD507E" w14:paraId="7C1D133A" w14:textId="14EB31F9">
      <w:pPr>
        <w:spacing w:before="240" w:after="240" w:line="480" w:lineRule="auto"/>
        <w:ind w:firstLine="720"/>
        <w:rPr>
          <w:rFonts w:ascii="Times New Roman" w:hAnsi="Times New Roman" w:eastAsia="Times New Roman" w:cs="Times New Roman"/>
          <w:color w:val="000000" w:themeColor="text1"/>
        </w:rPr>
      </w:pPr>
      <w:r w:rsidRPr="3688080C">
        <w:rPr>
          <w:rFonts w:ascii="Times New Roman" w:hAnsi="Times New Roman" w:eastAsia="Times New Roman" w:cs="Times New Roman"/>
          <w:color w:val="000000" w:themeColor="text1"/>
        </w:rPr>
        <w:t xml:space="preserve">However, both models showed low specificity (logistic regression: 9.14%; random forest: 8.29%), meaning they struggled to correctly classify negative cases (controlled hypertension), likely due to class imbalance in the dataset. </w:t>
      </w:r>
      <w:r w:rsidRPr="28B3A784" w:rsidR="00283D2C">
        <w:rPr>
          <w:rFonts w:ascii="Times New Roman" w:hAnsi="Times New Roman" w:eastAsia="Times New Roman" w:cs="Times New Roman"/>
          <w:color w:val="000000" w:themeColor="text1"/>
        </w:rPr>
        <w:t>Both logistic regression (area under the curve [AUC] = 0.</w:t>
      </w:r>
      <w:r w:rsidRPr="782F0C95" w:rsidR="00283D2C">
        <w:rPr>
          <w:rFonts w:ascii="Times New Roman" w:hAnsi="Times New Roman" w:eastAsia="Times New Roman" w:cs="Times New Roman"/>
          <w:color w:val="000000" w:themeColor="text1"/>
        </w:rPr>
        <w:t>7</w:t>
      </w:r>
      <w:r w:rsidRPr="782F0C95" w:rsidR="4E3CA5AE">
        <w:rPr>
          <w:rFonts w:ascii="Times New Roman" w:hAnsi="Times New Roman" w:eastAsia="Times New Roman" w:cs="Times New Roman"/>
          <w:color w:val="000000" w:themeColor="text1"/>
        </w:rPr>
        <w:t>90</w:t>
      </w:r>
      <w:r w:rsidRPr="28B3A784" w:rsidR="00283D2C">
        <w:rPr>
          <w:rFonts w:ascii="Times New Roman" w:hAnsi="Times New Roman" w:eastAsia="Times New Roman" w:cs="Times New Roman"/>
          <w:color w:val="000000" w:themeColor="text1"/>
        </w:rPr>
        <w:t>) and random forest (AUC = 0.</w:t>
      </w:r>
      <w:r w:rsidRPr="782F0C95" w:rsidR="00283D2C">
        <w:rPr>
          <w:rFonts w:ascii="Times New Roman" w:hAnsi="Times New Roman" w:eastAsia="Times New Roman" w:cs="Times New Roman"/>
          <w:color w:val="000000" w:themeColor="text1"/>
        </w:rPr>
        <w:t>7</w:t>
      </w:r>
      <w:r w:rsidRPr="782F0C95" w:rsidR="51DD6632">
        <w:rPr>
          <w:rFonts w:ascii="Times New Roman" w:hAnsi="Times New Roman" w:eastAsia="Times New Roman" w:cs="Times New Roman"/>
          <w:color w:val="000000" w:themeColor="text1"/>
        </w:rPr>
        <w:t>81</w:t>
      </w:r>
      <w:r w:rsidRPr="28B3A784" w:rsidR="00283D2C">
        <w:rPr>
          <w:rFonts w:ascii="Times New Roman" w:hAnsi="Times New Roman" w:eastAsia="Times New Roman" w:cs="Times New Roman"/>
          <w:color w:val="000000" w:themeColor="text1"/>
        </w:rPr>
        <w:t xml:space="preserve">) models demonstrated comparable accuracy (~82%), though logistic regression slightly outperformed the machine learning approach, </w:t>
      </w:r>
      <w:r w:rsidRPr="7224538C" w:rsidR="3F3C70BF">
        <w:rPr>
          <w:rFonts w:ascii="Times New Roman" w:hAnsi="Times New Roman" w:eastAsia="Times New Roman" w:cs="Times New Roman"/>
          <w:color w:val="000000" w:themeColor="text1"/>
        </w:rPr>
        <w:t xml:space="preserve">is </w:t>
      </w:r>
      <w:r w:rsidRPr="7224538C" w:rsidR="00F13859">
        <w:rPr>
          <w:rFonts w:ascii="Times New Roman" w:hAnsi="Times New Roman" w:eastAsia="Times New Roman" w:cs="Times New Roman"/>
          <w:color w:val="000000" w:themeColor="text1"/>
        </w:rPr>
        <w:t>because</w:t>
      </w:r>
      <w:r w:rsidRPr="7224538C" w:rsidR="3F3C70BF">
        <w:rPr>
          <w:rFonts w:ascii="Times New Roman" w:hAnsi="Times New Roman" w:eastAsia="Times New Roman" w:cs="Times New Roman"/>
          <w:color w:val="000000" w:themeColor="text1"/>
        </w:rPr>
        <w:t xml:space="preserve"> the</w:t>
      </w:r>
      <w:r w:rsidRPr="28B3A784" w:rsidR="00283D2C">
        <w:rPr>
          <w:rFonts w:ascii="Times New Roman" w:hAnsi="Times New Roman" w:eastAsia="Times New Roman" w:cs="Times New Roman"/>
          <w:color w:val="000000" w:themeColor="text1"/>
        </w:rPr>
        <w:t xml:space="preserve"> linear relationships between key predictors. </w:t>
      </w:r>
      <w:r w:rsidR="00E400E7">
        <w:rPr>
          <w:rFonts w:ascii="Times New Roman" w:hAnsi="Times New Roman" w:eastAsia="Times New Roman" w:cs="Times New Roman"/>
          <w:color w:val="000000" w:themeColor="text1"/>
        </w:rPr>
        <w:t xml:space="preserve">Future research is needed to investigate the bias in our models. </w:t>
      </w:r>
    </w:p>
    <w:p w:rsidR="00716801" w:rsidP="00716801" w:rsidRDefault="00716801" w14:paraId="0286F88D" w14:textId="7C11F313">
      <w:pPr>
        <w:spacing w:before="240" w:after="240" w:line="480" w:lineRule="auto"/>
        <w:ind w:firstLine="720"/>
        <w:rPr>
          <w:rFonts w:hint="eastAsia"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 xml:space="preserve">In conclusion, </w:t>
      </w:r>
      <w:r w:rsidR="00BC78A9">
        <w:rPr>
          <w:rFonts w:ascii="Times New Roman" w:hAnsi="Times New Roman" w:eastAsia="Times New Roman" w:cs="Times New Roman"/>
          <w:color w:val="000000" w:themeColor="text1"/>
        </w:rPr>
        <w:t xml:space="preserve">our research has shown that individuals who are taking antihypertensive medication </w:t>
      </w:r>
      <w:r w:rsidR="0084152A">
        <w:rPr>
          <w:rFonts w:ascii="Times New Roman" w:hAnsi="Times New Roman" w:eastAsia="Times New Roman" w:cs="Times New Roman"/>
          <w:color w:val="000000" w:themeColor="text1"/>
        </w:rPr>
        <w:t>have</w:t>
      </w:r>
      <w:r w:rsidR="006E4A97">
        <w:rPr>
          <w:rFonts w:ascii="Times New Roman" w:hAnsi="Times New Roman" w:eastAsia="Times New Roman" w:cs="Times New Roman"/>
          <w:color w:val="000000" w:themeColor="text1"/>
        </w:rPr>
        <w:t xml:space="preserve"> depressi</w:t>
      </w:r>
      <w:r w:rsidR="0084152A">
        <w:rPr>
          <w:rFonts w:ascii="Times New Roman" w:hAnsi="Times New Roman" w:eastAsia="Times New Roman" w:cs="Times New Roman"/>
          <w:color w:val="000000" w:themeColor="text1"/>
        </w:rPr>
        <w:t>ve</w:t>
      </w:r>
      <w:r w:rsidR="006E4A97">
        <w:rPr>
          <w:rFonts w:ascii="Times New Roman" w:hAnsi="Times New Roman" w:eastAsia="Times New Roman" w:cs="Times New Roman"/>
          <w:color w:val="000000" w:themeColor="text1"/>
        </w:rPr>
        <w:t xml:space="preserve"> </w:t>
      </w:r>
      <w:r w:rsidR="0084152A">
        <w:rPr>
          <w:rFonts w:ascii="Times New Roman" w:hAnsi="Times New Roman" w:eastAsia="Times New Roman" w:cs="Times New Roman"/>
          <w:color w:val="000000" w:themeColor="text1"/>
        </w:rPr>
        <w:t>symptoms</w:t>
      </w:r>
      <w:r w:rsidR="006E4A97">
        <w:rPr>
          <w:rFonts w:ascii="Times New Roman" w:hAnsi="Times New Roman" w:eastAsia="Times New Roman" w:cs="Times New Roman"/>
          <w:color w:val="000000" w:themeColor="text1"/>
        </w:rPr>
        <w:t xml:space="preserve"> </w:t>
      </w:r>
      <w:r w:rsidR="0084152A">
        <w:rPr>
          <w:rFonts w:ascii="Times New Roman" w:hAnsi="Times New Roman" w:eastAsia="Times New Roman" w:cs="Times New Roman"/>
          <w:color w:val="000000" w:themeColor="text1"/>
        </w:rPr>
        <w:t xml:space="preserve">that </w:t>
      </w:r>
      <w:r w:rsidR="008813EC">
        <w:rPr>
          <w:rFonts w:ascii="Times New Roman" w:hAnsi="Times New Roman" w:eastAsia="Times New Roman" w:cs="Times New Roman"/>
          <w:color w:val="000000" w:themeColor="text1"/>
        </w:rPr>
        <w:t>are positively associated with uncontrolled hypertension</w:t>
      </w:r>
      <w:r w:rsidR="0084152A">
        <w:rPr>
          <w:rFonts w:ascii="Times New Roman" w:hAnsi="Times New Roman" w:eastAsia="Times New Roman" w:cs="Times New Roman"/>
          <w:color w:val="000000" w:themeColor="text1"/>
        </w:rPr>
        <w:t>. More research is needed to examine the association with model</w:t>
      </w:r>
      <w:r w:rsidR="005119AA">
        <w:rPr>
          <w:rFonts w:ascii="Times New Roman" w:hAnsi="Times New Roman" w:eastAsia="Times New Roman" w:cs="Times New Roman"/>
          <w:color w:val="000000" w:themeColor="text1"/>
        </w:rPr>
        <w:t>s</w:t>
      </w:r>
      <w:r w:rsidR="0084152A">
        <w:rPr>
          <w:rFonts w:ascii="Times New Roman" w:hAnsi="Times New Roman" w:eastAsia="Times New Roman" w:cs="Times New Roman"/>
          <w:color w:val="000000" w:themeColor="text1"/>
        </w:rPr>
        <w:t xml:space="preserve"> that have higher specificity</w:t>
      </w:r>
      <w:r w:rsidR="001D30C0">
        <w:rPr>
          <w:rFonts w:ascii="Times New Roman" w:hAnsi="Times New Roman" w:eastAsia="Times New Roman" w:cs="Times New Roman"/>
          <w:color w:val="000000" w:themeColor="text1"/>
        </w:rPr>
        <w:t xml:space="preserve">. </w:t>
      </w:r>
    </w:p>
    <w:p w:rsidR="5417A281" w:rsidP="1B11FA6B" w:rsidRDefault="597356DE" w14:paraId="0C364715" w14:textId="2A88FB86">
      <w:pPr>
        <w:spacing w:before="240" w:after="240" w:line="480" w:lineRule="auto"/>
      </w:pPr>
      <w:r>
        <w:rPr>
          <w:noProof/>
        </w:rPr>
        <w:drawing>
          <wp:inline distT="0" distB="0" distL="0" distR="0" wp14:anchorId="2E258A7E" wp14:editId="45BB3A9E">
            <wp:extent cx="5943600" cy="5448302"/>
            <wp:effectExtent l="0" t="0" r="0" b="0"/>
            <wp:docPr id="738644129" name="Picture 73864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644129"/>
                    <pic:cNvPicPr/>
                  </pic:nvPicPr>
                  <pic:blipFill>
                    <a:blip r:embed="rId6">
                      <a:extLst>
                        <a:ext uri="{28A0092B-C50C-407E-A947-70E740481C1C}">
                          <a14:useLocalDpi xmlns:a14="http://schemas.microsoft.com/office/drawing/2010/main" val="0"/>
                        </a:ext>
                      </a:extLst>
                    </a:blip>
                    <a:stretch>
                      <a:fillRect/>
                    </a:stretch>
                  </pic:blipFill>
                  <pic:spPr>
                    <a:xfrm>
                      <a:off x="0" y="0"/>
                      <a:ext cx="5943600" cy="5448302"/>
                    </a:xfrm>
                    <a:prstGeom prst="rect">
                      <a:avLst/>
                    </a:prstGeom>
                  </pic:spPr>
                </pic:pic>
              </a:graphicData>
            </a:graphic>
          </wp:inline>
        </w:drawing>
      </w:r>
    </w:p>
    <w:p w:rsidR="00EF71B9" w:rsidP="5417A281" w:rsidRDefault="00D07D4D" w14:paraId="221418A6" w14:textId="76559B68">
      <w:pPr>
        <w:rPr>
          <w:rFonts w:ascii="Times New Roman" w:hAnsi="Times New Roman" w:eastAsia="Times New Roman" w:cs="Times New Roman"/>
        </w:rPr>
      </w:pPr>
      <w:r>
        <w:rPr>
          <w:rFonts w:ascii="Times New Roman" w:hAnsi="Times New Roman" w:eastAsia="Times New Roman" w:cs="Times New Roman"/>
        </w:rPr>
        <w:t xml:space="preserve">Figure 1. A flowchart of </w:t>
      </w:r>
      <w:r w:rsidR="005C0DCC">
        <w:rPr>
          <w:rFonts w:ascii="Times New Roman" w:hAnsi="Times New Roman" w:eastAsia="Times New Roman" w:cs="Times New Roman"/>
        </w:rPr>
        <w:t xml:space="preserve">data cleaning and statistical analysis used in this study </w:t>
      </w:r>
    </w:p>
    <w:p w:rsidR="000732B0" w:rsidP="28191D0A" w:rsidRDefault="7587FD96" w14:paraId="06CF9F19" w14:textId="77777777">
      <w:pPr>
        <w:rPr>
          <w:rFonts w:ascii="Times New Roman" w:hAnsi="Times New Roman" w:eastAsia="Times New Roman" w:cs="Times New Roman"/>
        </w:rPr>
      </w:pPr>
      <w:r>
        <w:rPr>
          <w:noProof/>
        </w:rPr>
        <w:drawing>
          <wp:inline distT="0" distB="0" distL="0" distR="0" wp14:anchorId="2EB0D644" wp14:editId="24528774">
            <wp:extent cx="5943600" cy="3771900"/>
            <wp:effectExtent l="0" t="0" r="0" b="0"/>
            <wp:docPr id="471990559" name="Picture 47199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905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r w:rsidRPr="446B38EB">
        <w:rPr>
          <w:rFonts w:ascii="Times New Roman" w:hAnsi="Times New Roman" w:eastAsia="Times New Roman" w:cs="Times New Roman"/>
        </w:rPr>
        <w:t>Figure 2. GLM comparison with Random Forest with Feature Importance</w:t>
      </w:r>
    </w:p>
    <w:p w:rsidR="000732B0" w:rsidRDefault="000732B0" w14:paraId="37EDFBB5" w14:textId="04167C6D">
      <w:pPr>
        <w:rPr>
          <w:rFonts w:ascii="Times New Roman" w:hAnsi="Times New Roman" w:eastAsia="Times New Roman" w:cs="Times New Roman"/>
        </w:rPr>
        <w:sectPr w:rsidR="000732B0" w:rsidSect="00025FFE">
          <w:pgSz w:w="12240" w:h="15840" w:orient="portrait"/>
          <w:pgMar w:top="1440" w:right="1440" w:bottom="1440" w:left="1440" w:header="720" w:footer="720" w:gutter="0"/>
          <w:lnNumType w:countBy="1" w:restart="continuous"/>
          <w:cols w:space="720"/>
          <w:docGrid w:linePitch="360"/>
        </w:sectPr>
      </w:pPr>
    </w:p>
    <w:p w:rsidRPr="000E210D" w:rsidR="16D239E3" w:rsidDel="006D4E73" w:rsidP="00210502" w:rsidRDefault="3DFFBD00" w14:paraId="5A41CEBB" w14:textId="14B691E8">
      <w:pPr>
        <w:rPr>
          <w:rFonts w:ascii="Times New Roman" w:hAnsi="Times New Roman" w:eastAsia="Times New Roman" w:cs="Times New Roman"/>
        </w:rPr>
      </w:pPr>
      <w:r w:rsidRPr="4981967E" w:rsidR="12A656E1">
        <w:rPr>
          <w:rFonts w:ascii="Times New Roman" w:hAnsi="Times New Roman" w:eastAsia="Times New Roman" w:cs="Times New Roman" w:asciiTheme="majorBidi" w:hAnsiTheme="majorBidi" w:cstheme="majorBidi"/>
        </w:rPr>
        <w:t xml:space="preserve">Table 1. </w:t>
      </w:r>
      <w:r w:rsidRPr="4981967E" w:rsidR="03E9E5DD">
        <w:rPr>
          <w:rFonts w:ascii="Times New Roman" w:hAnsi="Times New Roman" w:eastAsia="Times New Roman" w:cs="Times New Roman" w:asciiTheme="majorBidi" w:hAnsiTheme="majorBidi" w:cstheme="majorBidi"/>
        </w:rPr>
        <w:t xml:space="preserve">Baseline characteristics among study participants by hypertension status </w:t>
      </w:r>
    </w:p>
    <w:tbl>
      <w:tblPr>
        <w:tblStyle w:val="PlainTable2"/>
        <w:tblW w:w="0" w:type="auto"/>
        <w:tblBorders>
          <w:top w:val="single" w:color="000000" w:themeColor="text1" w:sz="12"/>
          <w:left w:val="single" w:color="000000" w:themeColor="text1" w:sz="12"/>
          <w:bottom w:val="single" w:color="000000" w:themeColor="text1" w:sz="12"/>
          <w:right w:val="single" w:color="000000" w:themeColor="text1" w:sz="12"/>
        </w:tblBorders>
        <w:tblLayout w:type="fixed"/>
        <w:tblLook w:val="06A0" w:firstRow="1" w:lastRow="0" w:firstColumn="1" w:lastColumn="0" w:noHBand="1" w:noVBand="1"/>
      </w:tblPr>
      <w:tblGrid>
        <w:gridCol w:w="2244"/>
        <w:gridCol w:w="2459"/>
        <w:gridCol w:w="1670"/>
      </w:tblGrid>
      <w:tr w:rsidRPr="000E210D" w:rsidR="3CD962F0" w:rsidTr="1EF3FE12" w14:paraId="238858D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left w:val="single" w:color="000000" w:themeColor="text1" w:sz="12"/>
              <w:bottom w:val="single" w:color="000000" w:themeColor="text1" w:sz="12"/>
              <w:right w:val="single" w:color="000000" w:themeColor="text1" w:sz="12"/>
            </w:tcBorders>
            <w:tcMar/>
          </w:tcPr>
          <w:p w:rsidRPr="000E210D" w:rsidR="3CD962F0" w:rsidP="1EF3FE12" w:rsidRDefault="00210502" w14:paraId="60BB7B92" w14:textId="173949BE">
            <w:pPr>
              <w:rPr>
                <w:rFonts w:ascii="Times New Roman" w:hAnsi="Times New Roman" w:eastAsia="Calibri" w:cs="Times New Roman" w:asciiTheme="majorBidi" w:hAnsiTheme="majorBidi" w:cstheme="majorBidi"/>
                <w:b w:val="1"/>
                <w:bCs w:val="1"/>
                <w:color w:val="000000" w:themeColor="text1"/>
              </w:rPr>
            </w:pPr>
            <w:r w:rsidRPr="1EF3FE12" w:rsidR="6CE7AF1E">
              <w:rPr>
                <w:rFonts w:ascii="Times New Roman" w:hAnsi="Times New Roman" w:eastAsia="Calibri" w:cs="Times New Roman" w:asciiTheme="majorBidi" w:hAnsiTheme="majorBidi" w:cstheme="majorBidi"/>
                <w:b w:val="1"/>
                <w:bCs w:val="1"/>
                <w:color w:val="000000" w:themeColor="text1" w:themeTint="FF" w:themeShade="FF"/>
              </w:rPr>
              <w:t>Baseline c</w:t>
            </w:r>
            <w:r w:rsidRPr="1EF3FE12" w:rsidR="2D941DDE">
              <w:rPr>
                <w:rFonts w:ascii="Times New Roman" w:hAnsi="Times New Roman" w:eastAsia="Calibri" w:cs="Times New Roman" w:asciiTheme="majorBidi" w:hAnsiTheme="majorBidi" w:cstheme="majorBidi"/>
                <w:b w:val="1"/>
                <w:bCs w:val="1"/>
                <w:color w:val="000000" w:themeColor="text1" w:themeTint="FF" w:themeShade="FF"/>
              </w:rPr>
              <w:t>haracteristic</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left w:val="single" w:color="000000" w:themeColor="text1" w:sz="12"/>
              <w:bottom w:val="single" w:color="000000" w:themeColor="text1" w:sz="12"/>
              <w:right w:val="single" w:color="000000" w:themeColor="text1" w:sz="12"/>
            </w:tcBorders>
            <w:tcMar/>
          </w:tcPr>
          <w:p w:rsidRPr="000E210D" w:rsidR="3CD962F0" w:rsidP="1EF3FE12" w:rsidRDefault="00210502" w14:paraId="5F662A94" w14:textId="324B150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Calibri" w:cs="Times New Roman" w:asciiTheme="majorBidi" w:hAnsiTheme="majorBidi" w:cstheme="majorBidi"/>
                <w:b w:val="1"/>
                <w:bCs w:val="1"/>
                <w:color w:val="000000" w:themeColor="text1"/>
              </w:rPr>
            </w:pPr>
            <w:r w:rsidRPr="1EF3FE12" w:rsidR="6CE7AF1E">
              <w:rPr>
                <w:rFonts w:ascii="Times New Roman" w:hAnsi="Times New Roman" w:eastAsia="Calibri" w:cs="Times New Roman" w:asciiTheme="majorBidi" w:hAnsiTheme="majorBidi" w:cstheme="majorBidi"/>
                <w:b w:val="1"/>
                <w:bCs w:val="1"/>
                <w:color w:val="000000" w:themeColor="text1" w:themeTint="FF" w:themeShade="FF"/>
              </w:rPr>
              <w:t>Unweighted N (Weighted %)</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left w:val="single" w:color="000000" w:themeColor="text1" w:sz="12"/>
              <w:bottom w:val="single" w:color="000000" w:themeColor="text1" w:sz="12"/>
              <w:right w:val="single" w:color="000000" w:themeColor="text1" w:sz="12"/>
            </w:tcBorders>
            <w:tcMar/>
          </w:tcPr>
          <w:p w:rsidRPr="000E210D" w:rsidR="3CD962F0" w:rsidP="1EF3FE12" w:rsidRDefault="3CD962F0" w14:paraId="6A08FC9B" w14:textId="793153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Calibri" w:cs="Times New Roman" w:asciiTheme="majorBidi" w:hAnsiTheme="majorBidi" w:cstheme="majorBidi"/>
                <w:b w:val="1"/>
                <w:bCs w:val="1"/>
                <w:color w:val="000000" w:themeColor="text1"/>
              </w:rPr>
            </w:pPr>
            <w:r w:rsidRPr="1EF3FE12" w:rsidR="2D941DDE">
              <w:rPr>
                <w:rFonts w:ascii="Times New Roman" w:hAnsi="Times New Roman" w:eastAsia="Calibri" w:cs="Times New Roman" w:asciiTheme="majorBidi" w:hAnsiTheme="majorBidi" w:cstheme="majorBidi"/>
                <w:b w:val="1"/>
                <w:bCs w:val="1"/>
                <w:color w:val="000000" w:themeColor="text1" w:themeTint="FF" w:themeShade="FF"/>
              </w:rPr>
              <w:t>95% CI</w:t>
            </w:r>
            <w:r w:rsidRPr="1EF3FE12" w:rsidR="7D0A5F80">
              <w:rPr>
                <w:rFonts w:ascii="Times New Roman" w:hAnsi="Times New Roman" w:eastAsia="Calibri" w:cs="Times New Roman" w:asciiTheme="majorBidi" w:hAnsiTheme="majorBidi" w:cstheme="majorBidi"/>
                <w:b w:val="1"/>
                <w:bCs w:val="1"/>
                <w:color w:val="000000" w:themeColor="text1" w:themeTint="FF" w:themeShade="FF"/>
              </w:rPr>
              <w:t xml:space="preserve"> of weighted %</w:t>
            </w:r>
          </w:p>
        </w:tc>
      </w:tr>
      <w:tr w:rsidRPr="000E210D" w:rsidR="3CD962F0" w:rsidTr="1EF3FE12" w14:paraId="0ED250CD"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left w:val="single" w:color="000000" w:themeColor="text1" w:sz="12"/>
            </w:tcBorders>
            <w:tcMar/>
          </w:tcPr>
          <w:p w:rsidRPr="000E210D" w:rsidR="3CD962F0" w:rsidRDefault="3CD962F0" w14:paraId="250C31DC" w14:textId="5C1C8B6E">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Gender</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08F0D68A" w14:textId="7AD37F8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right w:val="single" w:color="000000" w:themeColor="text1" w:sz="12"/>
            </w:tcBorders>
            <w:tcMar/>
          </w:tcPr>
          <w:p w:rsidRPr="000E210D" w:rsidR="3CD962F0" w:rsidRDefault="3CD962F0" w14:paraId="001BEF13" w14:textId="4D41C15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Pr="000E210D" w:rsidR="3CD962F0" w:rsidTr="1EF3FE12" w14:paraId="09095C35"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left w:val="single" w:color="000000" w:themeColor="text1" w:sz="12"/>
            </w:tcBorders>
            <w:tcMar/>
          </w:tcPr>
          <w:p w:rsidRPr="000E210D" w:rsidR="3CD962F0" w:rsidRDefault="3CD962F0" w14:paraId="74CF3FBA" w14:textId="79C492B2">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Men</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089117FF" w14:textId="5459FF3F">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19,405 (48.8%)</w:t>
            </w:r>
          </w:p>
        </w:tc>
        <w:tc>
          <w:tcPr>
            <w:cnfStyle w:val="000000000000" w:firstRow="0" w:lastRow="0" w:firstColumn="0" w:lastColumn="0" w:oddVBand="0" w:evenVBand="0" w:oddHBand="0" w:evenHBand="0" w:firstRowFirstColumn="0" w:firstRowLastColumn="0" w:lastRowFirstColumn="0" w:lastRowLastColumn="0"/>
            <w:tcW w:w="1670" w:type="dxa"/>
            <w:tcBorders>
              <w:right w:val="single" w:color="000000" w:themeColor="text1" w:sz="12"/>
            </w:tcBorders>
            <w:tcMar/>
          </w:tcPr>
          <w:p w:rsidRPr="000E210D" w:rsidR="3CD962F0" w:rsidRDefault="3CD962F0" w14:paraId="0CE6E8AB" w14:textId="48CF9B65">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48.2%, 49.5%</w:t>
            </w:r>
          </w:p>
        </w:tc>
      </w:tr>
      <w:tr w:rsidRPr="000E210D" w:rsidR="3CD962F0" w:rsidTr="1EF3FE12" w14:paraId="1440E4BC"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left w:val="single" w:color="000000" w:themeColor="text1" w:sz="12"/>
              <w:bottom w:val="single" w:color="000000" w:themeColor="text1" w:sz="12"/>
            </w:tcBorders>
            <w:tcMar/>
          </w:tcPr>
          <w:p w:rsidRPr="000E210D" w:rsidR="3CD962F0" w:rsidRDefault="3CD962F0" w14:paraId="36652EE6" w14:textId="5B1A8575">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Women</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152978E8" w14:textId="39E311DA">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20,062 (51.2%)</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right w:val="single" w:color="000000" w:themeColor="text1" w:sz="12"/>
            </w:tcBorders>
            <w:tcMar/>
          </w:tcPr>
          <w:p w:rsidRPr="000E210D" w:rsidR="3CD962F0" w:rsidRDefault="3CD962F0" w14:paraId="3E2B0E21" w14:textId="248DEE92">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50.5%, 51.8%</w:t>
            </w:r>
          </w:p>
        </w:tc>
      </w:tr>
      <w:tr w:rsidRPr="000E210D" w:rsidR="3CD962F0" w:rsidTr="1EF3FE12" w14:paraId="21AFE777" w14:textId="77777777">
        <w:trPr>
          <w:trHeight w:val="300"/>
        </w:trPr>
        <w:tc>
          <w:tcPr>
            <w:cnfStyle w:val="001000000000" w:firstRow="0" w:lastRow="0" w:firstColumn="1" w:lastColumn="0" w:oddVBand="0" w:evenVBand="0" w:oddHBand="0" w:evenHBand="0" w:firstRowFirstColumn="0" w:firstRowLastColumn="0" w:lastRowFirstColumn="0" w:lastRowLastColumn="0"/>
            <w:tcW w:w="4703" w:type="dxa"/>
            <w:gridSpan w:val="2"/>
            <w:tcBorders>
              <w:top w:val="single" w:color="000000" w:themeColor="text1" w:sz="12"/>
              <w:left w:val="single" w:color="000000" w:themeColor="text1" w:sz="12"/>
              <w:bottom w:val="single" w:color="000000" w:themeColor="text1" w:sz="12"/>
            </w:tcBorders>
            <w:tcMar/>
          </w:tcPr>
          <w:p w:rsidRPr="000E210D" w:rsidR="3CD962F0" w:rsidRDefault="3CD962F0" w14:paraId="591F2249" w14:textId="3FB67FBE">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Age Category</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bottom w:val="single" w:color="000000" w:themeColor="text1" w:sz="12"/>
              <w:right w:val="single" w:color="000000" w:themeColor="text1" w:sz="12"/>
            </w:tcBorders>
            <w:tcMar/>
          </w:tcPr>
          <w:p w:rsidRPr="000E210D" w:rsidR="3CD962F0" w:rsidRDefault="3CD962F0" w14:paraId="2011CAE4" w14:textId="405E21E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Pr="000E210D" w:rsidR="3CD962F0" w:rsidTr="1EF3FE12" w14:paraId="2E852C91"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left w:val="single" w:color="000000" w:themeColor="text1" w:sz="12"/>
            </w:tcBorders>
            <w:tcMar/>
          </w:tcPr>
          <w:p w:rsidRPr="000E210D" w:rsidR="3CD962F0" w:rsidRDefault="3CD962F0" w14:paraId="057AA0E0" w14:textId="2E172129">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18 to 44</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1D71ED49" w14:textId="022C5B4E">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17,806 (47.2%)</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right w:val="single" w:color="000000" w:themeColor="text1" w:sz="12"/>
            </w:tcBorders>
            <w:tcMar/>
          </w:tcPr>
          <w:p w:rsidRPr="000E210D" w:rsidR="3CD962F0" w:rsidRDefault="3CD962F0" w14:paraId="2F18B484" w14:textId="5543B30E">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46.5%, 47.9%</w:t>
            </w:r>
          </w:p>
        </w:tc>
      </w:tr>
      <w:tr w:rsidRPr="000E210D" w:rsidR="3CD962F0" w:rsidTr="1EF3FE12" w14:paraId="45F35481"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left w:val="single" w:color="000000" w:themeColor="text1" w:sz="12"/>
            </w:tcBorders>
            <w:tcMar/>
          </w:tcPr>
          <w:p w:rsidRPr="000E210D" w:rsidR="3CD962F0" w:rsidRDefault="3CD962F0" w14:paraId="14745DC9" w14:textId="39777F0C">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45 to 64</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77C1F9C7" w14:textId="1887A81A">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12,767 (34.8%)</w:t>
            </w:r>
          </w:p>
        </w:tc>
        <w:tc>
          <w:tcPr>
            <w:cnfStyle w:val="000000000000" w:firstRow="0" w:lastRow="0" w:firstColumn="0" w:lastColumn="0" w:oddVBand="0" w:evenVBand="0" w:oddHBand="0" w:evenHBand="0" w:firstRowFirstColumn="0" w:firstRowLastColumn="0" w:lastRowFirstColumn="0" w:lastRowLastColumn="0"/>
            <w:tcW w:w="1670" w:type="dxa"/>
            <w:tcBorders>
              <w:right w:val="single" w:color="000000" w:themeColor="text1" w:sz="12"/>
            </w:tcBorders>
            <w:tcMar/>
          </w:tcPr>
          <w:p w:rsidRPr="000E210D" w:rsidR="3CD962F0" w:rsidRDefault="3CD962F0" w14:paraId="5870AEB0" w14:textId="1A22FE3B">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34.1%, 35.4%</w:t>
            </w:r>
          </w:p>
        </w:tc>
      </w:tr>
      <w:tr w:rsidRPr="000E210D" w:rsidR="3CD962F0" w:rsidTr="1EF3FE12" w14:paraId="420C3830"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left w:val="single" w:color="000000" w:themeColor="text1" w:sz="12"/>
            </w:tcBorders>
            <w:tcMar/>
          </w:tcPr>
          <w:p w:rsidRPr="000E210D" w:rsidR="3CD962F0" w:rsidRDefault="3CD962F0" w14:paraId="2D3B8355" w14:textId="0332287C">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65 to 74</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09EF39A1" w14:textId="7F1A562A">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5,075 (10.8%)</w:t>
            </w:r>
          </w:p>
        </w:tc>
        <w:tc>
          <w:tcPr>
            <w:cnfStyle w:val="000000000000" w:firstRow="0" w:lastRow="0" w:firstColumn="0" w:lastColumn="0" w:oddVBand="0" w:evenVBand="0" w:oddHBand="0" w:evenHBand="0" w:firstRowFirstColumn="0" w:firstRowLastColumn="0" w:lastRowFirstColumn="0" w:lastRowLastColumn="0"/>
            <w:tcW w:w="1670" w:type="dxa"/>
            <w:tcBorders>
              <w:right w:val="single" w:color="000000" w:themeColor="text1" w:sz="12"/>
            </w:tcBorders>
            <w:tcMar/>
          </w:tcPr>
          <w:p w:rsidRPr="000E210D" w:rsidR="3CD962F0" w:rsidRDefault="3CD962F0" w14:paraId="738353C6" w14:textId="191EEF19">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10.4%, 11.2%</w:t>
            </w:r>
          </w:p>
        </w:tc>
      </w:tr>
      <w:tr w:rsidRPr="000E210D" w:rsidR="3CD962F0" w:rsidTr="1EF3FE12" w14:paraId="3E5E2F82"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left w:val="single" w:color="000000" w:themeColor="text1" w:sz="12"/>
              <w:bottom w:val="single" w:color="000000" w:themeColor="text1" w:sz="12"/>
            </w:tcBorders>
            <w:tcMar/>
          </w:tcPr>
          <w:p w:rsidRPr="000E210D" w:rsidR="3CD962F0" w:rsidRDefault="3CD962F0" w14:paraId="47E8F94D" w14:textId="36B4E64A">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75+</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2E9AD2FE" w14:textId="60A9C813">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3,819 (7.2%)</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right w:val="single" w:color="000000" w:themeColor="text1" w:sz="12"/>
            </w:tcBorders>
            <w:tcMar/>
          </w:tcPr>
          <w:p w:rsidRPr="000E210D" w:rsidR="3CD962F0" w:rsidRDefault="3CD962F0" w14:paraId="5BF7344E" w14:textId="4FF42D7F">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6.93%, 7.47%</w:t>
            </w:r>
          </w:p>
        </w:tc>
      </w:tr>
      <w:tr w:rsidRPr="000E210D" w:rsidR="3CD962F0" w:rsidTr="1EF3FE12" w14:paraId="749D6CFC"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left w:val="single" w:color="000000" w:themeColor="text1" w:sz="12"/>
              <w:bottom w:val="single" w:color="000000" w:themeColor="text1" w:sz="12"/>
            </w:tcBorders>
            <w:tcMar/>
          </w:tcPr>
          <w:p w:rsidRPr="000E210D" w:rsidR="3CD962F0" w:rsidRDefault="3CD962F0" w14:paraId="7C7737A0" w14:textId="63E41DE2">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Race</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bottom w:val="single" w:color="000000" w:themeColor="text1" w:sz="12"/>
            </w:tcBorders>
            <w:tcMar/>
          </w:tcPr>
          <w:p w:rsidRPr="000E210D" w:rsidR="3CD962F0" w:rsidRDefault="3CD962F0" w14:paraId="09BD94A9" w14:textId="7CFF80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bottom w:val="single" w:color="000000" w:themeColor="text1" w:sz="12"/>
              <w:right w:val="single" w:color="000000" w:themeColor="text1" w:sz="12"/>
            </w:tcBorders>
            <w:tcMar/>
          </w:tcPr>
          <w:p w:rsidRPr="000E210D" w:rsidR="3CD962F0" w:rsidRDefault="3CD962F0" w14:paraId="075A23C3" w14:textId="68E48D3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Pr="000E210D" w:rsidR="3CD962F0" w:rsidTr="1EF3FE12" w14:paraId="0435A08A"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tcBorders>
            <w:tcMar/>
          </w:tcPr>
          <w:p w:rsidRPr="000E210D" w:rsidR="3CD962F0" w:rsidRDefault="3CD962F0" w14:paraId="07FBB3DA" w14:textId="406AAB88">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Non-Hispanic White</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70ED720B" w14:textId="0F3D50ED">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16,322 (67.6%)</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tcBorders>
            <w:tcMar/>
          </w:tcPr>
          <w:p w:rsidRPr="000E210D" w:rsidR="3CD962F0" w:rsidRDefault="3CD962F0" w14:paraId="40BD7A55" w14:textId="1D5FBDA0">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67.1%, 68.1%</w:t>
            </w:r>
          </w:p>
        </w:tc>
      </w:tr>
      <w:tr w:rsidRPr="000E210D" w:rsidR="3CD962F0" w:rsidTr="1EF3FE12" w14:paraId="78095B58"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53DFAB25" w14:textId="2223D5C4">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Non-Hispanic Black</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4C261997" w14:textId="289DAFE4">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8,931 (11.2%)</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34379625" w14:textId="00A4E74A">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10.9%, 11.4%</w:t>
            </w:r>
          </w:p>
        </w:tc>
      </w:tr>
      <w:tr w:rsidRPr="000E210D" w:rsidR="3CD962F0" w:rsidTr="1EF3FE12" w14:paraId="236FE790"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1718E17F" w14:textId="3C6325F1">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Non-Hispanic Asian</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17D457FC" w14:textId="3D7833E7">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2,654 (3.0%)</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3582B3A2" w14:textId="38647BDC">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2.84%, 3.08%</w:t>
            </w:r>
          </w:p>
        </w:tc>
      </w:tr>
      <w:tr w:rsidRPr="000E210D" w:rsidR="3CD962F0" w:rsidTr="1EF3FE12" w14:paraId="7F49AA58"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1D405384" w14:textId="7EAE89E9">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Hispanic</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71B0DB5E" w14:textId="2834B445">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9,976 (14.1%)</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5DF40562" w14:textId="7DEF7251">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13.8%, 14.4%</w:t>
            </w:r>
          </w:p>
        </w:tc>
      </w:tr>
      <w:tr w:rsidRPr="000E210D" w:rsidR="3CD962F0" w:rsidTr="1EF3FE12" w14:paraId="7612ECD8"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bottom w:val="single" w:color="000000" w:themeColor="text1" w:sz="12"/>
            </w:tcBorders>
            <w:tcMar/>
          </w:tcPr>
          <w:p w:rsidRPr="000E210D" w:rsidR="3CD962F0" w:rsidRDefault="3CD962F0" w14:paraId="4A168183" w14:textId="07447527">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Other</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227AB518" w14:textId="68D24742">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1,584 (4.2%)</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tcBorders>
            <w:tcMar/>
          </w:tcPr>
          <w:p w:rsidRPr="000E210D" w:rsidR="3CD962F0" w:rsidRDefault="3CD962F0" w14:paraId="2F50C633" w14:textId="517BC1A8">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3.99%, 4.51%</w:t>
            </w:r>
          </w:p>
        </w:tc>
      </w:tr>
      <w:tr w:rsidRPr="000E210D" w:rsidR="3CD962F0" w:rsidTr="1EF3FE12" w14:paraId="760BA98B" w14:textId="77777777">
        <w:trPr>
          <w:trHeight w:val="300"/>
        </w:trPr>
        <w:tc>
          <w:tcPr>
            <w:cnfStyle w:val="001000000000" w:firstRow="0" w:lastRow="0" w:firstColumn="1" w:lastColumn="0" w:oddVBand="0" w:evenVBand="0" w:oddHBand="0" w:evenHBand="0" w:firstRowFirstColumn="0" w:firstRowLastColumn="0" w:lastRowFirstColumn="0" w:lastRowLastColumn="0"/>
            <w:tcW w:w="6373" w:type="dxa"/>
            <w:gridSpan w:val="3"/>
            <w:tcBorders>
              <w:top w:val="single" w:color="000000" w:themeColor="text1" w:sz="12"/>
              <w:left w:val="single" w:color="000000" w:themeColor="text1" w:sz="12"/>
              <w:bottom w:val="single" w:color="000000" w:themeColor="text1" w:sz="12"/>
              <w:right w:val="single" w:color="000000" w:themeColor="text1" w:sz="12"/>
            </w:tcBorders>
            <w:tcMar/>
          </w:tcPr>
          <w:p w:rsidRPr="000E210D" w:rsidR="3CD962F0" w:rsidRDefault="3CD962F0" w14:paraId="4B718DB8" w14:textId="048E3B0B">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Antihypertensive medication use</w:t>
            </w:r>
          </w:p>
        </w:tc>
      </w:tr>
      <w:tr w:rsidRPr="000E210D" w:rsidR="3CD962F0" w:rsidTr="1EF3FE12" w14:paraId="5AAD33C5"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tcBorders>
            <w:tcMar/>
          </w:tcPr>
          <w:p w:rsidRPr="000E210D" w:rsidR="3CD962F0" w:rsidRDefault="3CD962F0" w14:paraId="70477978" w14:textId="5D11C53C">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No</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681E52A6" w14:textId="57051620">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29,015 (77.0%)</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tcBorders>
            <w:tcMar/>
          </w:tcPr>
          <w:p w:rsidRPr="000E210D" w:rsidR="3CD962F0" w:rsidRDefault="3CD962F0" w14:paraId="1E731267" w14:textId="7004CDEE">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76.5%, 77.6%</w:t>
            </w:r>
          </w:p>
        </w:tc>
      </w:tr>
      <w:tr w:rsidRPr="000E210D" w:rsidR="3CD962F0" w:rsidTr="1EF3FE12" w14:paraId="1E770FD5"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bottom w:val="single" w:color="000000" w:themeColor="text1" w:sz="12"/>
            </w:tcBorders>
            <w:tcMar/>
          </w:tcPr>
          <w:p w:rsidRPr="000E210D" w:rsidR="3CD962F0" w:rsidRDefault="3CD962F0" w14:paraId="1B34534A" w14:textId="48760AF8">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Yes</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29BBD393" w14:textId="1C527F08">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10,385 (23.0%)</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tcBorders>
            <w:tcMar/>
          </w:tcPr>
          <w:p w:rsidRPr="000E210D" w:rsidR="3CD962F0" w:rsidRDefault="3CD962F0" w14:paraId="5D422F21" w14:textId="01513558">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22.4%, 23.5%</w:t>
            </w:r>
          </w:p>
        </w:tc>
      </w:tr>
      <w:tr w:rsidRPr="000E210D" w:rsidR="3CD962F0" w:rsidTr="1EF3FE12" w14:paraId="48539BBE" w14:textId="77777777">
        <w:trPr>
          <w:trHeight w:val="300"/>
        </w:trPr>
        <w:tc>
          <w:tcPr>
            <w:cnfStyle w:val="001000000000" w:firstRow="0" w:lastRow="0" w:firstColumn="1" w:lastColumn="0" w:oddVBand="0" w:evenVBand="0" w:oddHBand="0" w:evenHBand="0" w:firstRowFirstColumn="0" w:firstRowLastColumn="0" w:lastRowFirstColumn="0" w:lastRowLastColumn="0"/>
            <w:tcW w:w="4703" w:type="dxa"/>
            <w:gridSpan w:val="2"/>
            <w:tcBorders>
              <w:top w:val="single" w:color="000000" w:themeColor="text1" w:sz="12"/>
              <w:left w:val="single" w:color="000000" w:themeColor="text1" w:sz="12"/>
              <w:bottom w:val="single" w:color="000000" w:themeColor="text1" w:sz="12"/>
            </w:tcBorders>
            <w:tcMar/>
          </w:tcPr>
          <w:p w:rsidRPr="000E210D" w:rsidR="3CD962F0" w:rsidRDefault="3CD962F0" w14:paraId="1EAC5EFF" w14:textId="46A3A070">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Depression</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bottom w:val="single" w:color="000000" w:themeColor="text1" w:sz="12"/>
              <w:right w:val="single" w:color="000000" w:themeColor="text1" w:sz="12"/>
            </w:tcBorders>
            <w:tcMar/>
          </w:tcPr>
          <w:p w:rsidRPr="000E210D" w:rsidR="3CD962F0" w:rsidRDefault="3CD962F0" w14:paraId="4B2116DB" w14:textId="449E9A3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Pr="000E210D" w:rsidR="3CD962F0" w:rsidTr="1EF3FE12" w14:paraId="0F8D69EB"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tcBorders>
            <w:tcMar/>
          </w:tcPr>
          <w:p w:rsidRPr="000E210D" w:rsidR="3CD962F0" w:rsidRDefault="3CD962F0" w14:paraId="4BE20137" w14:textId="3C1924A4">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0</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01FA970B" w14:textId="5B30236C">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35,991 (92.3%)</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tcBorders>
            <w:tcMar/>
          </w:tcPr>
          <w:p w:rsidRPr="000E210D" w:rsidR="3CD962F0" w:rsidRDefault="3CD962F0" w14:paraId="633D4ABE" w14:textId="1B8E2AC0">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92.0%, 92.6%</w:t>
            </w:r>
          </w:p>
        </w:tc>
      </w:tr>
      <w:tr w:rsidRPr="000E210D" w:rsidR="3CD962F0" w:rsidTr="1EF3FE12" w14:paraId="090F342F"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bottom w:val="single" w:color="000000" w:themeColor="text1" w:sz="12"/>
            </w:tcBorders>
            <w:tcMar/>
          </w:tcPr>
          <w:p w:rsidRPr="000E210D" w:rsidR="3CD962F0" w:rsidRDefault="3CD962F0" w14:paraId="08A03B39" w14:textId="76E8D826">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1</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38C1C15D" w14:textId="5D37A312">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3,476 (7.7%)</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tcBorders>
            <w:tcMar/>
          </w:tcPr>
          <w:p w:rsidRPr="000E210D" w:rsidR="3CD962F0" w:rsidRDefault="3CD962F0" w14:paraId="674ECB40" w14:textId="533252C0">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7.37%, 8.04%</w:t>
            </w:r>
          </w:p>
        </w:tc>
      </w:tr>
      <w:tr w:rsidRPr="000E210D" w:rsidR="3CD962F0" w:rsidTr="1EF3FE12" w14:paraId="33E5A275"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left w:val="single" w:color="000000" w:themeColor="text1" w:sz="12"/>
              <w:bottom w:val="single" w:color="000000" w:themeColor="text1" w:sz="12"/>
            </w:tcBorders>
            <w:tcMar/>
          </w:tcPr>
          <w:p w:rsidRPr="000E210D" w:rsidR="3CD962F0" w:rsidRDefault="3CD962F0" w14:paraId="0C0ABA82" w14:textId="4B120233">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Smoking</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bottom w:val="single" w:color="000000" w:themeColor="text1" w:sz="12"/>
            </w:tcBorders>
            <w:tcMar/>
          </w:tcPr>
          <w:p w:rsidRPr="000E210D" w:rsidR="3CD962F0" w:rsidRDefault="3CD962F0" w14:paraId="4B6E2E48" w14:textId="7C081EC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bottom w:val="single" w:color="000000" w:themeColor="text1" w:sz="12"/>
              <w:right w:val="single" w:color="000000" w:themeColor="text1" w:sz="12"/>
            </w:tcBorders>
            <w:tcMar/>
          </w:tcPr>
          <w:p w:rsidRPr="000E210D" w:rsidR="3CD962F0" w:rsidRDefault="3CD962F0" w14:paraId="4F03C9B2" w14:textId="5E03071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Pr="000E210D" w:rsidR="3CD962F0" w:rsidTr="1EF3FE12" w14:paraId="35F45809"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tcBorders>
            <w:tcMar/>
          </w:tcPr>
          <w:p w:rsidRPr="000E210D" w:rsidR="3CD962F0" w:rsidRDefault="3CD962F0" w14:paraId="1D0D57E9" w14:textId="3AC0951C">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Never</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08024D6C" w14:textId="3F200807">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21,360 (55.2%)</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tcBorders>
            <w:tcMar/>
          </w:tcPr>
          <w:p w:rsidRPr="000E210D" w:rsidR="3CD962F0" w:rsidRDefault="3CD962F0" w14:paraId="1C5D57BF" w14:textId="1ED9740F">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54.6%, 55.9%</w:t>
            </w:r>
          </w:p>
        </w:tc>
      </w:tr>
      <w:tr w:rsidRPr="000E210D" w:rsidR="3CD962F0" w:rsidTr="1EF3FE12" w14:paraId="3B7707A8"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6DBBE1BE" w14:textId="65D9B406">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Former</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4AEEF96F" w14:textId="39B95685">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9,090 (24.8%)</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4E3D7ADD" w14:textId="5C4FC67B">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24.2%, 25.4%</w:t>
            </w:r>
          </w:p>
        </w:tc>
      </w:tr>
      <w:tr w:rsidRPr="000E210D" w:rsidR="3CD962F0" w:rsidTr="1EF3FE12" w14:paraId="79672C35"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bottom w:val="single" w:color="000000" w:themeColor="text1" w:sz="12"/>
            </w:tcBorders>
            <w:tcMar/>
          </w:tcPr>
          <w:p w:rsidRPr="000E210D" w:rsidR="3CD962F0" w:rsidRDefault="3CD962F0" w14:paraId="4A3F0A3E" w14:textId="1B54B086">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Current</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1C01FA2B" w14:textId="14CA45AA">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7,672 (20.0%)</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tcBorders>
            <w:tcMar/>
          </w:tcPr>
          <w:p w:rsidRPr="000E210D" w:rsidR="3CD962F0" w:rsidRDefault="3CD962F0" w14:paraId="4AC8105D" w14:textId="027B97D7">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19.5%, 20.5%</w:t>
            </w:r>
          </w:p>
        </w:tc>
      </w:tr>
      <w:tr w:rsidRPr="000E210D" w:rsidR="3CD962F0" w:rsidTr="1EF3FE12" w14:paraId="7DD3A50F"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left w:val="single" w:color="000000" w:themeColor="text1" w:sz="12"/>
              <w:bottom w:val="single" w:color="000000" w:themeColor="text1" w:sz="12"/>
            </w:tcBorders>
            <w:tcMar/>
          </w:tcPr>
          <w:p w:rsidRPr="000E210D" w:rsidR="3CD962F0" w:rsidRDefault="3CD962F0" w14:paraId="194A9390" w14:textId="3EE41F11">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BMI</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bottom w:val="single" w:color="000000" w:themeColor="text1" w:sz="12"/>
            </w:tcBorders>
            <w:tcMar/>
          </w:tcPr>
          <w:p w:rsidRPr="000E210D" w:rsidR="3CD962F0" w:rsidRDefault="3CD962F0" w14:paraId="07376AEB" w14:textId="7C786FA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bottom w:val="single" w:color="000000" w:themeColor="text1" w:sz="12"/>
              <w:right w:val="single" w:color="000000" w:themeColor="text1" w:sz="12"/>
            </w:tcBorders>
            <w:tcMar/>
          </w:tcPr>
          <w:p w:rsidRPr="000E210D" w:rsidR="3CD962F0" w:rsidRDefault="3CD962F0" w14:paraId="1A1823FE" w14:textId="10CD96D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Pr="000E210D" w:rsidR="3CD962F0" w:rsidTr="1EF3FE12" w14:paraId="3104C878"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tcBorders>
            <w:tcMar/>
          </w:tcPr>
          <w:p w:rsidRPr="000E210D" w:rsidR="3CD962F0" w:rsidRDefault="3CD962F0" w14:paraId="6B19BCF6" w14:textId="1C733D17">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&lt;25</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5CC503B0" w14:textId="2F43D451">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11,542 (30.7%)</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tcBorders>
            <w:tcMar/>
          </w:tcPr>
          <w:p w:rsidRPr="000E210D" w:rsidR="3CD962F0" w:rsidRDefault="3CD962F0" w14:paraId="5B65B9B0" w14:textId="7536D26B">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30.1%, 31.3%</w:t>
            </w:r>
          </w:p>
        </w:tc>
      </w:tr>
      <w:tr w:rsidRPr="000E210D" w:rsidR="3CD962F0" w:rsidTr="1EF3FE12" w14:paraId="0B3429EF"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7544EE46" w14:textId="0EC8AA3A">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25 to &lt;30</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6231D5A2" w14:textId="092CF815">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12,492 (32.5%)</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63685D6F" w14:textId="370CF532">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31.9%, 33.1%</w:t>
            </w:r>
          </w:p>
        </w:tc>
      </w:tr>
      <w:tr w:rsidRPr="000E210D" w:rsidR="3CD962F0" w:rsidTr="1EF3FE12" w14:paraId="260DE8F9"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408D7A0E" w14:textId="5CDE67B8">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30 to &lt;35</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1767111D" w14:textId="7546A9A9">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7,921 (20.2%)</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75D0596C" w14:textId="3D778A63">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19.7%, 20.7%</w:t>
            </w:r>
          </w:p>
        </w:tc>
      </w:tr>
      <w:tr w:rsidRPr="000E210D" w:rsidR="3CD962F0" w:rsidTr="1EF3FE12" w14:paraId="1530A599"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bottom w:val="single" w:color="000000" w:themeColor="text1" w:sz="12"/>
            </w:tcBorders>
            <w:tcMar/>
          </w:tcPr>
          <w:p w:rsidRPr="000E210D" w:rsidR="3CD962F0" w:rsidRDefault="3CD962F0" w14:paraId="186D82EA" w14:textId="3160B102">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35+</w:t>
            </w:r>
          </w:p>
        </w:tc>
        <w:tc>
          <w:tcPr>
            <w:cnfStyle w:val="000000000000" w:firstRow="0" w:lastRow="0" w:firstColumn="0" w:lastColumn="0" w:oddVBand="0" w:evenVBand="0" w:oddHBand="0" w:evenHBand="0" w:firstRowFirstColumn="0" w:firstRowLastColumn="0" w:lastRowFirstColumn="0" w:lastRowLastColumn="0"/>
            <w:tcW w:w="2459" w:type="dxa"/>
            <w:tcBorders>
              <w:bottom w:val="single" w:color="000000" w:themeColor="text1" w:sz="12"/>
            </w:tcBorders>
            <w:tcMar/>
          </w:tcPr>
          <w:p w:rsidRPr="000E210D" w:rsidR="3CD962F0" w:rsidRDefault="3CD962F0" w14:paraId="1AAD64A0" w14:textId="2951323C">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6,788 (16.6%)</w:t>
            </w:r>
          </w:p>
        </w:tc>
        <w:tc>
          <w:tcPr>
            <w:cnfStyle w:val="000000000000" w:firstRow="0" w:lastRow="0" w:firstColumn="0" w:lastColumn="0" w:oddVBand="0" w:evenVBand="0" w:oddHBand="0" w:evenHBand="0" w:firstRowFirstColumn="0" w:firstRowLastColumn="0" w:lastRowFirstColumn="0" w:lastRowLastColumn="0"/>
            <w:tcW w:w="1670" w:type="dxa"/>
            <w:tcBorders>
              <w:bottom w:val="single" w:color="000000" w:themeColor="text1" w:sz="12"/>
            </w:tcBorders>
            <w:tcMar/>
          </w:tcPr>
          <w:p w:rsidRPr="000E210D" w:rsidR="3CD962F0" w:rsidRDefault="3CD962F0" w14:paraId="412C57BA" w14:textId="5B0ECFE1">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16.2%, 17.1%</w:t>
            </w:r>
          </w:p>
        </w:tc>
      </w:tr>
      <w:tr w:rsidRPr="000E210D" w:rsidR="3CD962F0" w:rsidTr="1EF3FE12" w14:paraId="3E99DA11" w14:textId="77777777">
        <w:trPr>
          <w:trHeight w:val="300"/>
        </w:trPr>
        <w:tc>
          <w:tcPr>
            <w:cnfStyle w:val="001000000000" w:firstRow="0" w:lastRow="0" w:firstColumn="1" w:lastColumn="0" w:oddVBand="0" w:evenVBand="0" w:oddHBand="0" w:evenHBand="0" w:firstRowFirstColumn="0" w:firstRowLastColumn="0" w:lastRowFirstColumn="0" w:lastRowLastColumn="0"/>
            <w:tcW w:w="6373" w:type="dxa"/>
            <w:gridSpan w:val="3"/>
            <w:tcBorders>
              <w:top w:val="single" w:color="000000" w:themeColor="text1" w:sz="12"/>
              <w:left w:val="single" w:color="000000" w:themeColor="text1" w:sz="12"/>
              <w:bottom w:val="single" w:color="000000" w:themeColor="text1" w:sz="12"/>
              <w:right w:val="single" w:color="000000" w:themeColor="text1" w:sz="12"/>
            </w:tcBorders>
            <w:tcMar/>
          </w:tcPr>
          <w:p w:rsidRPr="000E210D" w:rsidR="3CD962F0" w:rsidRDefault="3CD962F0" w14:paraId="073BC740" w14:textId="3EFEC405">
            <w:pPr>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History of CHD, MI, stroke or HF</w:t>
            </w:r>
          </w:p>
        </w:tc>
      </w:tr>
      <w:tr w:rsidRPr="000E210D" w:rsidR="3CD962F0" w:rsidTr="1EF3FE12" w14:paraId="6CCA2679"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Borders>
              <w:top w:val="single" w:color="000000" w:themeColor="text1" w:sz="12"/>
            </w:tcBorders>
            <w:tcMar/>
          </w:tcPr>
          <w:p w:rsidRPr="000E210D" w:rsidR="3CD962F0" w:rsidRDefault="3CD962F0" w14:paraId="06AFD542" w14:textId="6837C712">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No</w:t>
            </w:r>
          </w:p>
        </w:tc>
        <w:tc>
          <w:tcPr>
            <w:cnfStyle w:val="000000000000" w:firstRow="0" w:lastRow="0" w:firstColumn="0" w:lastColumn="0" w:oddVBand="0" w:evenVBand="0" w:oddHBand="0" w:evenHBand="0" w:firstRowFirstColumn="0" w:firstRowLastColumn="0" w:lastRowFirstColumn="0" w:lastRowLastColumn="0"/>
            <w:tcW w:w="2459" w:type="dxa"/>
            <w:tcBorders>
              <w:top w:val="single" w:color="000000" w:themeColor="text1" w:sz="12"/>
            </w:tcBorders>
            <w:tcMar/>
          </w:tcPr>
          <w:p w:rsidRPr="000E210D" w:rsidR="3CD962F0" w:rsidRDefault="3CD962F0" w14:paraId="4F1DF006" w14:textId="06D4953F">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35,657 (92.2%)</w:t>
            </w:r>
          </w:p>
        </w:tc>
        <w:tc>
          <w:tcPr>
            <w:cnfStyle w:val="000000000000" w:firstRow="0" w:lastRow="0" w:firstColumn="0" w:lastColumn="0" w:oddVBand="0" w:evenVBand="0" w:oddHBand="0" w:evenHBand="0" w:firstRowFirstColumn="0" w:firstRowLastColumn="0" w:lastRowFirstColumn="0" w:lastRowLastColumn="0"/>
            <w:tcW w:w="1670" w:type="dxa"/>
            <w:tcBorders>
              <w:top w:val="single" w:color="000000" w:themeColor="text1" w:sz="12"/>
            </w:tcBorders>
            <w:tcMar/>
          </w:tcPr>
          <w:p w:rsidRPr="000E210D" w:rsidR="3CD962F0" w:rsidRDefault="3CD962F0" w14:paraId="1109D94A" w14:textId="2502D906">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91.9%, 92.5%</w:t>
            </w:r>
          </w:p>
        </w:tc>
      </w:tr>
      <w:tr w:rsidRPr="000E210D" w:rsidR="3CD962F0" w:rsidTr="1EF3FE12" w14:paraId="067A7DF9" w14:textId="77777777">
        <w:trPr>
          <w:trHeight w:val="300"/>
        </w:trPr>
        <w:tc>
          <w:tcPr>
            <w:cnfStyle w:val="001000000000" w:firstRow="0" w:lastRow="0" w:firstColumn="1" w:lastColumn="0" w:oddVBand="0" w:evenVBand="0" w:oddHBand="0" w:evenHBand="0" w:firstRowFirstColumn="0" w:firstRowLastColumn="0" w:lastRowFirstColumn="0" w:lastRowLastColumn="0"/>
            <w:tcW w:w="2244" w:type="dxa"/>
            <w:tcMar/>
          </w:tcPr>
          <w:p w:rsidRPr="000E210D" w:rsidR="3CD962F0" w:rsidRDefault="3CD962F0" w14:paraId="20E5BF39" w14:textId="26FC6C62">
            <w:pPr>
              <w:rPr>
                <w:rFonts w:eastAsia="Calibri" w:asciiTheme="majorBidi" w:hAnsiTheme="majorBidi" w:cstheme="majorBidi"/>
                <w:b w:val="0"/>
                <w:bCs w:val="0"/>
                <w:color w:val="000000" w:themeColor="text1"/>
              </w:rPr>
            </w:pPr>
            <w:r w:rsidRPr="000E210D">
              <w:rPr>
                <w:rFonts w:eastAsia="Calibri" w:asciiTheme="majorBidi" w:hAnsiTheme="majorBidi" w:cstheme="majorBidi"/>
                <w:b w:val="0"/>
                <w:bCs w:val="0"/>
                <w:color w:val="000000" w:themeColor="text1"/>
              </w:rPr>
              <w:t>Yes</w:t>
            </w:r>
          </w:p>
        </w:tc>
        <w:tc>
          <w:tcPr>
            <w:cnfStyle w:val="000000000000" w:firstRow="0" w:lastRow="0" w:firstColumn="0" w:lastColumn="0" w:oddVBand="0" w:evenVBand="0" w:oddHBand="0" w:evenHBand="0" w:firstRowFirstColumn="0" w:firstRowLastColumn="0" w:lastRowFirstColumn="0" w:lastRowLastColumn="0"/>
            <w:tcW w:w="2459" w:type="dxa"/>
            <w:tcMar/>
          </w:tcPr>
          <w:p w:rsidRPr="000E210D" w:rsidR="3CD962F0" w:rsidRDefault="3CD962F0" w14:paraId="18C001A5" w14:textId="4C14923F">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3,810 (7.8%)</w:t>
            </w:r>
          </w:p>
        </w:tc>
        <w:tc>
          <w:tcPr>
            <w:cnfStyle w:val="000000000000" w:firstRow="0" w:lastRow="0" w:firstColumn="0" w:lastColumn="0" w:oddVBand="0" w:evenVBand="0" w:oddHBand="0" w:evenHBand="0" w:firstRowFirstColumn="0" w:firstRowLastColumn="0" w:lastRowFirstColumn="0" w:lastRowLastColumn="0"/>
            <w:tcW w:w="1670" w:type="dxa"/>
            <w:tcMar/>
          </w:tcPr>
          <w:p w:rsidRPr="000E210D" w:rsidR="3CD962F0" w:rsidRDefault="3CD962F0" w14:paraId="72B4995F" w14:textId="3EC551DD">
            <w:pPr>
              <w:cnfStyle w:val="000000000000" w:firstRow="0" w:lastRow="0" w:firstColumn="0" w:lastColumn="0" w:oddVBand="0" w:evenVBand="0" w:oddHBand="0" w:evenHBand="0" w:firstRowFirstColumn="0" w:firstRowLastColumn="0" w:lastRowFirstColumn="0" w:lastRowLastColumn="0"/>
              <w:rPr>
                <w:rFonts w:eastAsia="Calibri" w:asciiTheme="majorBidi" w:hAnsiTheme="majorBidi" w:cstheme="majorBidi"/>
                <w:color w:val="000000" w:themeColor="text1"/>
              </w:rPr>
            </w:pPr>
            <w:r w:rsidRPr="000E210D">
              <w:rPr>
                <w:rFonts w:eastAsia="Calibri" w:asciiTheme="majorBidi" w:hAnsiTheme="majorBidi" w:cstheme="majorBidi"/>
                <w:color w:val="000000" w:themeColor="text1"/>
              </w:rPr>
              <w:t>7.46%, 8.11%</w:t>
            </w:r>
          </w:p>
        </w:tc>
      </w:tr>
    </w:tbl>
    <w:p w:rsidR="3CD962F0" w:rsidP="16D239E3" w:rsidRDefault="3CD962F0" w14:paraId="20DA6C25" w14:textId="74A97C99">
      <w:pPr>
        <w:rPr>
          <w:rFonts w:eastAsia="Times New Roman" w:asciiTheme="majorBidi" w:hAnsiTheme="majorBidi" w:cstheme="majorBidi"/>
        </w:rPr>
      </w:pPr>
    </w:p>
    <w:p w:rsidR="00E3645C" w:rsidP="16D239E3" w:rsidRDefault="00E3645C" w14:paraId="572B193C" w14:textId="5B37FD51">
      <w:pPr>
        <w:rPr>
          <w:rFonts w:eastAsia="Times New Roman" w:asciiTheme="majorBidi" w:hAnsiTheme="majorBidi" w:cstheme="majorBidi"/>
        </w:rPr>
      </w:pPr>
    </w:p>
    <w:p w:rsidR="00D07D4D" w:rsidP="16D239E3" w:rsidRDefault="00D07D4D" w14:paraId="29FE6EEB" w14:textId="77777777">
      <w:pPr>
        <w:rPr>
          <w:rFonts w:eastAsia="Times New Roman" w:asciiTheme="majorBidi" w:hAnsiTheme="majorBidi" w:cstheme="majorBidi"/>
        </w:rPr>
        <w:sectPr w:rsidR="00D07D4D" w:rsidSect="00E3645C">
          <w:pgSz w:w="12240" w:h="15840" w:orient="portrait"/>
          <w:pgMar w:top="1440" w:right="1440" w:bottom="1440" w:left="1440" w:header="720" w:footer="720" w:gutter="0"/>
          <w:cols w:space="720"/>
          <w:docGrid w:linePitch="360"/>
        </w:sectPr>
      </w:pPr>
    </w:p>
    <w:p w:rsidR="16EC1A01" w:rsidP="32A9C482" w:rsidRDefault="16EC1A01" w14:paraId="45B14AB5" w14:textId="77830442">
      <w:pPr>
        <w:rPr>
          <w:rFonts w:ascii="Times New Roman" w:hAnsi="Times New Roman" w:eastAsia="Times New Roman" w:cs="Times New Roman"/>
        </w:rPr>
      </w:pPr>
      <w:r w:rsidRPr="32A9C482">
        <w:rPr>
          <w:rFonts w:ascii="Times New Roman" w:hAnsi="Times New Roman" w:eastAsia="Times New Roman" w:cs="Times New Roman"/>
        </w:rPr>
        <w:t>Table 2. Adjusted logistic regression model for assessing moderator effect on antihypertensive medication on depression score and uncontrolled hypertension using 2005-2020 NHANES Data</w:t>
      </w:r>
    </w:p>
    <w:p w:rsidR="70AD6956" w:rsidRDefault="70AD6956" w14:paraId="7B667A9C" w14:textId="66196426"/>
    <w:p w:rsidR="16EC1A01" w:rsidP="024AFCB7" w:rsidRDefault="16EC1A01" w14:paraId="67B5D864" w14:textId="0A5BFB65">
      <w:r>
        <w:rPr>
          <w:noProof/>
        </w:rPr>
        <w:drawing>
          <wp:inline distT="0" distB="0" distL="0" distR="0" wp14:anchorId="582AABA0" wp14:editId="7D4A607F">
            <wp:extent cx="6076506" cy="4838698"/>
            <wp:effectExtent l="0" t="0" r="0" b="0"/>
            <wp:docPr id="1893113346" name="Picture 189311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113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76506" cy="4838698"/>
                    </a:xfrm>
                    <a:prstGeom prst="rect">
                      <a:avLst/>
                    </a:prstGeom>
                  </pic:spPr>
                </pic:pic>
              </a:graphicData>
            </a:graphic>
          </wp:inline>
        </w:drawing>
      </w:r>
    </w:p>
    <w:p w:rsidR="00171028" w:rsidP="00D07D4D" w:rsidRDefault="00171028" w14:paraId="7F237C11" w14:textId="729E04AF">
      <w:pPr>
        <w:sectPr w:rsidR="00171028" w:rsidSect="00D07D4D">
          <w:pgSz w:w="15840" w:h="12240" w:orient="landscape"/>
          <w:pgMar w:top="1440" w:right="1440" w:bottom="1440" w:left="1440" w:header="720" w:footer="720" w:gutter="0"/>
          <w:cols w:space="720"/>
          <w:docGrid w:linePitch="360"/>
        </w:sectPr>
      </w:pPr>
    </w:p>
    <w:p w:rsidR="00D07D4D" w:rsidP="10AB3385" w:rsidRDefault="00D07D4D" w14:paraId="4D5B64F1" w14:textId="763366F7">
      <w:pPr>
        <w:rPr>
          <w:rFonts w:ascii="Times New Roman" w:hAnsi="Times New Roman" w:eastAsia="Times New Roman" w:cs="Times New Roman"/>
        </w:rPr>
        <w:sectPr w:rsidR="00D07D4D" w:rsidSect="00171028">
          <w:pgSz w:w="12240" w:h="15840" w:orient="portrait"/>
          <w:pgMar w:top="1440" w:right="1440" w:bottom="1440" w:left="1440" w:header="720" w:footer="720" w:gutter="0"/>
          <w:cols w:space="720"/>
          <w:docGrid w:linePitch="360"/>
        </w:sectPr>
      </w:pPr>
    </w:p>
    <w:p w:rsidRPr="008A7B85" w:rsidR="00006000" w:rsidP="005C0DCC" w:rsidRDefault="00006000" w14:paraId="51638B20" w14:textId="6D7AECC3">
      <w:pPr>
        <w:pStyle w:val="Bibliography"/>
        <w:ind w:left="0" w:firstLine="0"/>
        <w:rPr>
          <w:rFonts w:ascii="Times New Roman" w:hAnsi="Times New Roman" w:eastAsia="Times New Roman" w:cs="Times New Roman"/>
          <w:b/>
          <w:bCs/>
        </w:rPr>
      </w:pPr>
      <w:r w:rsidRPr="008A7B85">
        <w:rPr>
          <w:rFonts w:ascii="Times New Roman" w:hAnsi="Times New Roman" w:eastAsia="Times New Roman" w:cs="Times New Roman"/>
          <w:b/>
          <w:bCs/>
        </w:rPr>
        <w:t>Reference</w:t>
      </w:r>
    </w:p>
    <w:p w:rsidRPr="00C35E9C" w:rsidR="00C35E9C" w:rsidP="00C35E9C" w:rsidRDefault="00006000" w14:paraId="1CB9FDE6" w14:textId="6F154E5C">
      <w:pPr>
        <w:pStyle w:val="Bibliography"/>
        <w:rPr>
          <w:rFonts w:ascii="Aptos"/>
        </w:rPr>
      </w:pPr>
      <w:r>
        <w:rPr>
          <w:rFonts w:eastAsia="Times New Roman"/>
        </w:rPr>
        <w:fldChar w:fldCharType="begin"/>
      </w:r>
      <w:r w:rsidR="0016686F">
        <w:rPr>
          <w:rFonts w:eastAsia="Times New Roman"/>
        </w:rPr>
        <w:instrText xml:space="preserve"> ADDIN ZOTERO_BIBL {"uncited":[],"omitted":[],"custom":[]} CSL_BIBLIOGRAPHY </w:instrText>
      </w:r>
      <w:r>
        <w:rPr>
          <w:rFonts w:eastAsia="Times New Roman"/>
        </w:rPr>
        <w:fldChar w:fldCharType="separate"/>
      </w:r>
      <w:r w:rsidRPr="00C35E9C" w:rsidR="00C35E9C">
        <w:rPr>
          <w:rFonts w:ascii="Aptos"/>
        </w:rPr>
        <w:t xml:space="preserve">CDC. </w:t>
      </w:r>
      <w:r w:rsidR="009E03E1">
        <w:rPr>
          <w:rFonts w:ascii="Aptos"/>
        </w:rPr>
        <w:t>(2025</w:t>
      </w:r>
      <w:r w:rsidRPr="00C35E9C" w:rsidR="00C35E9C">
        <w:rPr>
          <w:rFonts w:ascii="Aptos"/>
        </w:rPr>
        <w:t>) NHANES Survey Methods and Analytic Guidelines. URL https://wwwn.cdc.gov/nchs/nhanes/analyticguidelines.aspx [accessed 17 February 2025]</w:t>
      </w:r>
    </w:p>
    <w:p w:rsidRPr="00C35E9C" w:rsidR="00C35E9C" w:rsidP="00C35E9C" w:rsidRDefault="00C35E9C" w14:paraId="1DAAF9D6" w14:textId="77777777">
      <w:pPr>
        <w:pStyle w:val="Bibliography"/>
        <w:rPr>
          <w:rFonts w:ascii="Aptos"/>
        </w:rPr>
      </w:pPr>
      <w:r w:rsidRPr="00C35E9C">
        <w:rPr>
          <w:rFonts w:ascii="Aptos"/>
        </w:rPr>
        <w:t xml:space="preserve">Dworkin, B.R., Filewich, R.J., Miller, N.E., Craigmyle, N. and Pickering, T.G. (1979) Baroreceptor activation reduces reactivity to noxious stimulation: implications for hypertension. </w:t>
      </w:r>
      <w:r w:rsidRPr="00C35E9C">
        <w:rPr>
          <w:rFonts w:ascii="Aptos"/>
          <w:i/>
          <w:iCs/>
        </w:rPr>
        <w:t>Science (New York, N.Y.)</w:t>
      </w:r>
      <w:r w:rsidRPr="00C35E9C">
        <w:rPr>
          <w:rFonts w:ascii="Aptos"/>
        </w:rPr>
        <w:t xml:space="preserve">, </w:t>
      </w:r>
      <w:r w:rsidRPr="00C35E9C">
        <w:rPr>
          <w:rFonts w:ascii="Aptos"/>
          <w:b/>
          <w:bCs/>
        </w:rPr>
        <w:t>205</w:t>
      </w:r>
      <w:r w:rsidRPr="00C35E9C">
        <w:rPr>
          <w:rFonts w:ascii="Aptos"/>
        </w:rPr>
        <w:t>, 1299–1301.</w:t>
      </w:r>
    </w:p>
    <w:p w:rsidRPr="00C35E9C" w:rsidR="00C35E9C" w:rsidP="00C35E9C" w:rsidRDefault="00C35E9C" w14:paraId="433F56B1" w14:textId="77777777">
      <w:pPr>
        <w:pStyle w:val="Bibliography"/>
        <w:rPr>
          <w:rFonts w:ascii="Aptos"/>
        </w:rPr>
      </w:pPr>
      <w:r w:rsidRPr="00C35E9C">
        <w:rPr>
          <w:rFonts w:ascii="Aptos"/>
        </w:rPr>
        <w:t xml:space="preserve">Fang, J., Zhang, Z. and Greenlund, K.J. (2022) Association of depressive symptoms and hypertension prevalence, awareness, treatment and control among US adults. </w:t>
      </w:r>
      <w:r w:rsidRPr="00C35E9C">
        <w:rPr>
          <w:rFonts w:ascii="Aptos"/>
          <w:i/>
          <w:iCs/>
        </w:rPr>
        <w:t>Journal of hypertension</w:t>
      </w:r>
      <w:r w:rsidRPr="00C35E9C">
        <w:rPr>
          <w:rFonts w:ascii="Aptos"/>
        </w:rPr>
        <w:t xml:space="preserve">, </w:t>
      </w:r>
      <w:r w:rsidRPr="00C35E9C">
        <w:rPr>
          <w:rFonts w:ascii="Aptos"/>
          <w:b/>
          <w:bCs/>
        </w:rPr>
        <w:t>40</w:t>
      </w:r>
      <w:r w:rsidRPr="00C35E9C">
        <w:rPr>
          <w:rFonts w:ascii="Aptos"/>
        </w:rPr>
        <w:t>, 1658–1665.</w:t>
      </w:r>
    </w:p>
    <w:p w:rsidRPr="00C35E9C" w:rsidR="00C35E9C" w:rsidP="00C35E9C" w:rsidRDefault="00C35E9C" w14:paraId="6FED96DF" w14:textId="77777777">
      <w:pPr>
        <w:pStyle w:val="Bibliography"/>
        <w:rPr>
          <w:rFonts w:ascii="Aptos"/>
        </w:rPr>
      </w:pPr>
      <w:r w:rsidRPr="00C35E9C">
        <w:rPr>
          <w:rFonts w:ascii="Aptos"/>
        </w:rPr>
        <w:t xml:space="preserve">Fryar, C., Kit, B., Carroll, M. and Afful, J. (2024) Hypertension prevalence, awareness, treatment, and control among adults age 18 and older: United States, August 2021–August 2023. </w:t>
      </w:r>
      <w:r w:rsidRPr="00C35E9C">
        <w:rPr>
          <w:rFonts w:ascii="Aptos"/>
          <w:i/>
          <w:iCs/>
        </w:rPr>
        <w:t>NCHS Data Brief, no 511. Hyattsville, MD: National Center for Health Statistics.</w:t>
      </w:r>
    </w:p>
    <w:p w:rsidRPr="00C35E9C" w:rsidR="00C35E9C" w:rsidP="00C35E9C" w:rsidRDefault="00C35E9C" w14:paraId="08C1C94C" w14:textId="77777777">
      <w:pPr>
        <w:pStyle w:val="Bibliography"/>
        <w:rPr>
          <w:rFonts w:ascii="Aptos"/>
        </w:rPr>
      </w:pPr>
      <w:r w:rsidRPr="00C35E9C">
        <w:rPr>
          <w:rFonts w:ascii="Aptos"/>
        </w:rPr>
        <w:t xml:space="preserve">Grenard, J.L., Munjas, B.A., Adams, J.L., Suttorp, M., Maglione, M., McGlynn, E.A., et al. (2011) Depression and Medication Adherence in the Treatment of Chronic Diseases in the United States: A Meta-Analysis. </w:t>
      </w:r>
      <w:r w:rsidRPr="00C35E9C">
        <w:rPr>
          <w:rFonts w:ascii="Aptos"/>
          <w:i/>
          <w:iCs/>
        </w:rPr>
        <w:t>Journal of General Internal Medicine</w:t>
      </w:r>
      <w:r w:rsidRPr="00C35E9C">
        <w:rPr>
          <w:rFonts w:ascii="Aptos"/>
        </w:rPr>
        <w:t xml:space="preserve">, </w:t>
      </w:r>
      <w:r w:rsidRPr="00C35E9C">
        <w:rPr>
          <w:rFonts w:ascii="Aptos"/>
          <w:b/>
          <w:bCs/>
        </w:rPr>
        <w:t>26</w:t>
      </w:r>
      <w:r w:rsidRPr="00C35E9C">
        <w:rPr>
          <w:rFonts w:ascii="Aptos"/>
        </w:rPr>
        <w:t>, 1175–1182.</w:t>
      </w:r>
    </w:p>
    <w:p w:rsidRPr="00C35E9C" w:rsidR="00C35E9C" w:rsidP="00C35E9C" w:rsidRDefault="00C35E9C" w14:paraId="0D542BD3" w14:textId="77777777">
      <w:pPr>
        <w:pStyle w:val="Bibliography"/>
        <w:rPr>
          <w:rFonts w:ascii="Aptos"/>
        </w:rPr>
      </w:pPr>
      <w:r w:rsidRPr="00C35E9C">
        <w:rPr>
          <w:rFonts w:ascii="Aptos"/>
        </w:rPr>
        <w:t xml:space="preserve">Herrmann-Lingen, C., Meyer, T., Bosbach, A., Chavanon, M.-L., Hassoun, L., Edelmann, F., et al. (2018) Cross-Sectional and Longitudinal Associations of Systolic Blood Pressure With Quality of Life and Depressive Mood in Older Adults With Cardiovascular Risk Factors: Results From the Observational DIAST-CHF Study. </w:t>
      </w:r>
      <w:r w:rsidRPr="00C35E9C">
        <w:rPr>
          <w:rFonts w:ascii="Aptos"/>
          <w:i/>
          <w:iCs/>
        </w:rPr>
        <w:t>Biopsychosocial Science and Medicine</w:t>
      </w:r>
      <w:r w:rsidRPr="00C35E9C">
        <w:rPr>
          <w:rFonts w:ascii="Aptos"/>
        </w:rPr>
        <w:t xml:space="preserve">, </w:t>
      </w:r>
      <w:r w:rsidRPr="00C35E9C">
        <w:rPr>
          <w:rFonts w:ascii="Aptos"/>
          <w:b/>
          <w:bCs/>
        </w:rPr>
        <w:t>80</w:t>
      </w:r>
      <w:r w:rsidRPr="00C35E9C">
        <w:rPr>
          <w:rFonts w:ascii="Aptos"/>
        </w:rPr>
        <w:t>, 468.</w:t>
      </w:r>
    </w:p>
    <w:p w:rsidRPr="00C35E9C" w:rsidR="00C35E9C" w:rsidP="00C35E9C" w:rsidRDefault="00C35E9C" w14:paraId="7121EE81" w14:textId="77777777">
      <w:pPr>
        <w:pStyle w:val="Bibliography"/>
        <w:rPr>
          <w:rFonts w:ascii="Aptos"/>
        </w:rPr>
      </w:pPr>
      <w:r w:rsidRPr="00C35E9C">
        <w:rPr>
          <w:rFonts w:ascii="Aptos"/>
        </w:rPr>
        <w:t xml:space="preserve">Jaeger, B.C., Chen, L., Foti, K., Hardy, S.T., Bress, A.P., Kane, S.P., et al. (2023) Hypertension Statistics for US Adults: An Open-Source Web Application for Analysis and Visualization of National Health and Nutrition Examination Survey Data. </w:t>
      </w:r>
      <w:r w:rsidRPr="00C35E9C">
        <w:rPr>
          <w:rFonts w:ascii="Aptos"/>
          <w:i/>
          <w:iCs/>
        </w:rPr>
        <w:t>Hypertension</w:t>
      </w:r>
      <w:r w:rsidRPr="00C35E9C">
        <w:rPr>
          <w:rFonts w:ascii="Aptos"/>
        </w:rPr>
        <w:t xml:space="preserve">, </w:t>
      </w:r>
      <w:r w:rsidRPr="00C35E9C">
        <w:rPr>
          <w:rFonts w:ascii="Aptos"/>
          <w:b/>
          <w:bCs/>
        </w:rPr>
        <w:t>80</w:t>
      </w:r>
      <w:r w:rsidRPr="00C35E9C">
        <w:rPr>
          <w:rFonts w:ascii="Aptos"/>
        </w:rPr>
        <w:t>, 1311–1320.</w:t>
      </w:r>
    </w:p>
    <w:p w:rsidRPr="00C35E9C" w:rsidR="00C35E9C" w:rsidP="00C35E9C" w:rsidRDefault="00C35E9C" w14:paraId="3DC7B530" w14:textId="77777777">
      <w:pPr>
        <w:pStyle w:val="Bibliography"/>
        <w:rPr>
          <w:rFonts w:ascii="Aptos"/>
        </w:rPr>
      </w:pPr>
      <w:r w:rsidRPr="00C35E9C">
        <w:rPr>
          <w:rFonts w:ascii="Aptos"/>
        </w:rPr>
        <w:t xml:space="preserve">Martin, S.S., Aday, A.W., Almarzooq, Z.I., Anderson, C.A.M., Arora, P., Avery, C.L., et al. (2024) 2024 Heart Disease and Stroke Statistics: A Report of US and Global Data From the American Heart Association. </w:t>
      </w:r>
      <w:r w:rsidRPr="00C35E9C">
        <w:rPr>
          <w:rFonts w:ascii="Aptos"/>
          <w:i/>
          <w:iCs/>
        </w:rPr>
        <w:t>Circulation</w:t>
      </w:r>
      <w:r w:rsidRPr="00C35E9C">
        <w:rPr>
          <w:rFonts w:ascii="Aptos"/>
        </w:rPr>
        <w:t xml:space="preserve">, </w:t>
      </w:r>
      <w:r w:rsidRPr="00C35E9C">
        <w:rPr>
          <w:rFonts w:ascii="Aptos"/>
          <w:b/>
          <w:bCs/>
        </w:rPr>
        <w:t>149</w:t>
      </w:r>
      <w:r w:rsidRPr="00C35E9C">
        <w:rPr>
          <w:rFonts w:ascii="Aptos"/>
        </w:rPr>
        <w:t>, e347–e913.</w:t>
      </w:r>
    </w:p>
    <w:p w:rsidRPr="00C35E9C" w:rsidR="00C35E9C" w:rsidP="00C35E9C" w:rsidRDefault="00C35E9C" w14:paraId="317EC2B0" w14:textId="77777777">
      <w:pPr>
        <w:pStyle w:val="Bibliography"/>
        <w:rPr>
          <w:rFonts w:ascii="Aptos"/>
        </w:rPr>
      </w:pPr>
      <w:r w:rsidRPr="00C35E9C">
        <w:rPr>
          <w:rFonts w:ascii="Aptos"/>
        </w:rPr>
        <w:t xml:space="preserve">Maurer, D.M., Raymond, T.J. and Davis, B.N. (2018) Depression: Screening and Diagnosis. </w:t>
      </w:r>
      <w:r w:rsidRPr="00C35E9C">
        <w:rPr>
          <w:rFonts w:ascii="Aptos"/>
          <w:i/>
          <w:iCs/>
        </w:rPr>
        <w:t>American Family Physician</w:t>
      </w:r>
      <w:r w:rsidRPr="00C35E9C">
        <w:rPr>
          <w:rFonts w:ascii="Aptos"/>
        </w:rPr>
        <w:t xml:space="preserve">, </w:t>
      </w:r>
      <w:r w:rsidRPr="00C35E9C">
        <w:rPr>
          <w:rFonts w:ascii="Aptos"/>
          <w:b/>
          <w:bCs/>
        </w:rPr>
        <w:t>98</w:t>
      </w:r>
      <w:r w:rsidRPr="00C35E9C">
        <w:rPr>
          <w:rFonts w:ascii="Aptos"/>
        </w:rPr>
        <w:t>, 508–515.</w:t>
      </w:r>
    </w:p>
    <w:p w:rsidRPr="00C35E9C" w:rsidR="00C35E9C" w:rsidP="00C35E9C" w:rsidRDefault="00C35E9C" w14:paraId="66FFA204" w14:textId="77777777">
      <w:pPr>
        <w:pStyle w:val="Bibliography"/>
        <w:rPr>
          <w:rFonts w:ascii="Aptos"/>
        </w:rPr>
      </w:pPr>
      <w:r w:rsidRPr="00C35E9C">
        <w:rPr>
          <w:rFonts w:ascii="Aptos"/>
        </w:rPr>
        <w:t xml:space="preserve">Richardson, L.C., Vaughan, A.S., Wright, J.S. and Coronado, F. (2024) Examining the Hypertension Control Cascade in Adults With Uncontrolled Hypertension in the US. </w:t>
      </w:r>
      <w:r w:rsidRPr="00C35E9C">
        <w:rPr>
          <w:rFonts w:ascii="Aptos"/>
          <w:i/>
          <w:iCs/>
        </w:rPr>
        <w:t>JAMA Network Open</w:t>
      </w:r>
      <w:r w:rsidRPr="00C35E9C">
        <w:rPr>
          <w:rFonts w:ascii="Aptos"/>
        </w:rPr>
        <w:t xml:space="preserve">, </w:t>
      </w:r>
      <w:r w:rsidRPr="00C35E9C">
        <w:rPr>
          <w:rFonts w:ascii="Aptos"/>
          <w:b/>
          <w:bCs/>
        </w:rPr>
        <w:t>7</w:t>
      </w:r>
      <w:r w:rsidRPr="00C35E9C">
        <w:rPr>
          <w:rFonts w:ascii="Aptos"/>
        </w:rPr>
        <w:t>, e2431997.</w:t>
      </w:r>
    </w:p>
    <w:p w:rsidRPr="00C35E9C" w:rsidR="00C35E9C" w:rsidP="00C35E9C" w:rsidRDefault="00C35E9C" w14:paraId="77F7699D" w14:textId="77777777">
      <w:pPr>
        <w:pStyle w:val="Bibliography"/>
        <w:rPr>
          <w:rFonts w:ascii="Aptos"/>
        </w:rPr>
      </w:pPr>
      <w:r w:rsidRPr="00C35E9C">
        <w:rPr>
          <w:rFonts w:ascii="Aptos"/>
        </w:rPr>
        <w:t xml:space="preserve">Rubio-Guerra, A.F., Rodriguez-Lopez, L., Vargas-Ayala, G., Huerta-Ramirez, S., Serna, D.C. and Lozano-Nuevo, J.J. (2013) Depression increases the risk for uncontrolled hypertension. </w:t>
      </w:r>
      <w:r w:rsidRPr="00C35E9C">
        <w:rPr>
          <w:rFonts w:ascii="Aptos"/>
          <w:i/>
          <w:iCs/>
        </w:rPr>
        <w:t>Experimental &amp; Clinical Cardiology</w:t>
      </w:r>
      <w:r w:rsidRPr="00C35E9C">
        <w:rPr>
          <w:rFonts w:ascii="Aptos"/>
        </w:rPr>
        <w:t xml:space="preserve">, </w:t>
      </w:r>
      <w:r w:rsidRPr="00C35E9C">
        <w:rPr>
          <w:rFonts w:ascii="Aptos"/>
          <w:b/>
          <w:bCs/>
        </w:rPr>
        <w:t>18</w:t>
      </w:r>
      <w:r w:rsidRPr="00C35E9C">
        <w:rPr>
          <w:rFonts w:ascii="Aptos"/>
        </w:rPr>
        <w:t>, 10–12.</w:t>
      </w:r>
    </w:p>
    <w:p w:rsidRPr="00C35E9C" w:rsidR="00C35E9C" w:rsidP="00C35E9C" w:rsidRDefault="00C35E9C" w14:paraId="699B9708" w14:textId="77777777">
      <w:pPr>
        <w:pStyle w:val="Bibliography"/>
        <w:rPr>
          <w:rFonts w:ascii="Aptos"/>
        </w:rPr>
      </w:pPr>
      <w:r w:rsidRPr="00C35E9C">
        <w:rPr>
          <w:rFonts w:ascii="Aptos"/>
        </w:rPr>
        <w:t xml:space="preserve">Schaare, H.L., Blöchl, M., Kumral, D., Uhlig, M., Lemcke, L., Valk, S.L., et al. (2023) Associations between mental health, blood pressure and the development of hypertension. </w:t>
      </w:r>
      <w:r w:rsidRPr="00C35E9C">
        <w:rPr>
          <w:rFonts w:ascii="Aptos"/>
          <w:i/>
          <w:iCs/>
        </w:rPr>
        <w:t>Nature Communications</w:t>
      </w:r>
      <w:r w:rsidRPr="00C35E9C">
        <w:rPr>
          <w:rFonts w:ascii="Aptos"/>
        </w:rPr>
        <w:t xml:space="preserve">, </w:t>
      </w:r>
      <w:r w:rsidRPr="00C35E9C">
        <w:rPr>
          <w:rFonts w:ascii="Aptos"/>
          <w:b/>
          <w:bCs/>
        </w:rPr>
        <w:t>14</w:t>
      </w:r>
      <w:r w:rsidRPr="00C35E9C">
        <w:rPr>
          <w:rFonts w:ascii="Aptos"/>
        </w:rPr>
        <w:t>, 1953.</w:t>
      </w:r>
    </w:p>
    <w:p w:rsidRPr="00C35E9C" w:rsidR="00C35E9C" w:rsidP="00C35E9C" w:rsidRDefault="00C35E9C" w14:paraId="10FDF66F" w14:textId="77777777">
      <w:pPr>
        <w:pStyle w:val="Bibliography"/>
        <w:rPr>
          <w:rFonts w:ascii="Aptos"/>
        </w:rPr>
      </w:pPr>
      <w:r w:rsidRPr="00C35E9C">
        <w:rPr>
          <w:rFonts w:ascii="Aptos"/>
        </w:rPr>
        <w:t xml:space="preserve">Sırlıer Emir, B., Yıldız, S., Kazgan Kılıçaslan, A., Kılıçarslan, G., Kurt, O., Korkmaz, S., et al. (2023) Evaluation of Arterial Stiffness in Depression Patients. </w:t>
      </w:r>
      <w:r w:rsidRPr="00C35E9C">
        <w:rPr>
          <w:rFonts w:ascii="Aptos"/>
          <w:i/>
          <w:iCs/>
        </w:rPr>
        <w:t>Alpha Psychiatry</w:t>
      </w:r>
      <w:r w:rsidRPr="00C35E9C">
        <w:rPr>
          <w:rFonts w:ascii="Aptos"/>
        </w:rPr>
        <w:t xml:space="preserve">, </w:t>
      </w:r>
      <w:r w:rsidRPr="00C35E9C">
        <w:rPr>
          <w:rFonts w:ascii="Aptos"/>
          <w:b/>
          <w:bCs/>
        </w:rPr>
        <w:t>24</w:t>
      </w:r>
      <w:r w:rsidRPr="00C35E9C">
        <w:rPr>
          <w:rFonts w:ascii="Aptos"/>
        </w:rPr>
        <w:t>, 193–199.</w:t>
      </w:r>
    </w:p>
    <w:p w:rsidRPr="00C35E9C" w:rsidR="00C35E9C" w:rsidP="00C35E9C" w:rsidRDefault="00C35E9C" w14:paraId="79E3C2B5" w14:textId="77777777">
      <w:pPr>
        <w:pStyle w:val="Bibliography"/>
        <w:rPr>
          <w:rFonts w:ascii="Aptos"/>
        </w:rPr>
      </w:pPr>
      <w:r w:rsidRPr="00C35E9C">
        <w:rPr>
          <w:rFonts w:ascii="Aptos"/>
        </w:rPr>
        <w:t xml:space="preserve">Wang, L., Li, N., Heizhati, M., Li, M., Yang, Z., Wang, Z., et al. (2021) Association of Depression with Uncontrolled Hypertension in Primary Care Setting: A Cross-Sectional Study in Less-Developed Northwest China. </w:t>
      </w:r>
      <w:r w:rsidRPr="00C35E9C">
        <w:rPr>
          <w:rFonts w:ascii="Aptos"/>
          <w:i/>
          <w:iCs/>
        </w:rPr>
        <w:t>International Journal of Hypertension</w:t>
      </w:r>
      <w:r w:rsidRPr="00C35E9C">
        <w:rPr>
          <w:rFonts w:ascii="Aptos"/>
        </w:rPr>
        <w:t xml:space="preserve">, </w:t>
      </w:r>
      <w:r w:rsidRPr="00C35E9C">
        <w:rPr>
          <w:rFonts w:ascii="Aptos"/>
          <w:b/>
          <w:bCs/>
        </w:rPr>
        <w:t>2021</w:t>
      </w:r>
      <w:r w:rsidRPr="00C35E9C">
        <w:rPr>
          <w:rFonts w:ascii="Aptos"/>
        </w:rPr>
        <w:t>, 6652228.</w:t>
      </w:r>
    </w:p>
    <w:p w:rsidR="10AB3385" w:rsidP="10AB3385" w:rsidRDefault="00006000" w14:paraId="5E1FE65F" w14:textId="075DF50A">
      <w:pPr>
        <w:rPr>
          <w:rFonts w:ascii="Times New Roman" w:hAnsi="Times New Roman" w:eastAsia="Times New Roman" w:cs="Times New Roman"/>
        </w:rPr>
      </w:pPr>
      <w:r>
        <w:rPr>
          <w:rFonts w:ascii="Times New Roman" w:hAnsi="Times New Roman" w:eastAsia="Times New Roman" w:cs="Times New Roman"/>
        </w:rPr>
        <w:fldChar w:fldCharType="end"/>
      </w:r>
    </w:p>
    <w:sectPr w:rsidR="10AB3385" w:rsidSect="0017102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hRQ2HXLk" int2:invalidationBookmarkName="" int2:hashCode="1/Z6JQ2CVDOcxX" int2:id="evrIuDqP">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8"/>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195B6F"/>
    <w:rsid w:val="000001D3"/>
    <w:rsid w:val="00002FF8"/>
    <w:rsid w:val="00004A2B"/>
    <w:rsid w:val="00005D74"/>
    <w:rsid w:val="00006000"/>
    <w:rsid w:val="000158EB"/>
    <w:rsid w:val="0001792E"/>
    <w:rsid w:val="00025616"/>
    <w:rsid w:val="00025FFE"/>
    <w:rsid w:val="00032971"/>
    <w:rsid w:val="0003350B"/>
    <w:rsid w:val="000465E7"/>
    <w:rsid w:val="000503D8"/>
    <w:rsid w:val="00055983"/>
    <w:rsid w:val="0007106D"/>
    <w:rsid w:val="000729D7"/>
    <w:rsid w:val="000732B0"/>
    <w:rsid w:val="0007369E"/>
    <w:rsid w:val="00073F46"/>
    <w:rsid w:val="000747FC"/>
    <w:rsid w:val="00080774"/>
    <w:rsid w:val="000844F6"/>
    <w:rsid w:val="00086002"/>
    <w:rsid w:val="000950D8"/>
    <w:rsid w:val="0009671F"/>
    <w:rsid w:val="000A6DEE"/>
    <w:rsid w:val="000B2925"/>
    <w:rsid w:val="000B2FF6"/>
    <w:rsid w:val="000B355D"/>
    <w:rsid w:val="000B3DAA"/>
    <w:rsid w:val="000C0784"/>
    <w:rsid w:val="000C215D"/>
    <w:rsid w:val="000C2BAA"/>
    <w:rsid w:val="000D052E"/>
    <w:rsid w:val="000D1389"/>
    <w:rsid w:val="000D1F63"/>
    <w:rsid w:val="000D3512"/>
    <w:rsid w:val="000D6772"/>
    <w:rsid w:val="000D7A71"/>
    <w:rsid w:val="000E099D"/>
    <w:rsid w:val="000E210D"/>
    <w:rsid w:val="000E273A"/>
    <w:rsid w:val="0010202E"/>
    <w:rsid w:val="001042BD"/>
    <w:rsid w:val="00104D92"/>
    <w:rsid w:val="00107960"/>
    <w:rsid w:val="00107D0B"/>
    <w:rsid w:val="001104D1"/>
    <w:rsid w:val="00122161"/>
    <w:rsid w:val="00126435"/>
    <w:rsid w:val="00126EBE"/>
    <w:rsid w:val="001304E0"/>
    <w:rsid w:val="00130DB4"/>
    <w:rsid w:val="001315C1"/>
    <w:rsid w:val="00135DFA"/>
    <w:rsid w:val="001376E3"/>
    <w:rsid w:val="00137737"/>
    <w:rsid w:val="00137D96"/>
    <w:rsid w:val="00141077"/>
    <w:rsid w:val="0014114F"/>
    <w:rsid w:val="001438D3"/>
    <w:rsid w:val="00144BA2"/>
    <w:rsid w:val="00147616"/>
    <w:rsid w:val="001518D9"/>
    <w:rsid w:val="00151ED0"/>
    <w:rsid w:val="001522D0"/>
    <w:rsid w:val="001606B9"/>
    <w:rsid w:val="001639D5"/>
    <w:rsid w:val="00164517"/>
    <w:rsid w:val="0016456F"/>
    <w:rsid w:val="0016686F"/>
    <w:rsid w:val="0016795F"/>
    <w:rsid w:val="001701CA"/>
    <w:rsid w:val="00171028"/>
    <w:rsid w:val="00172B6B"/>
    <w:rsid w:val="0017599F"/>
    <w:rsid w:val="00186D26"/>
    <w:rsid w:val="00187785"/>
    <w:rsid w:val="0019130F"/>
    <w:rsid w:val="0019187D"/>
    <w:rsid w:val="0019657F"/>
    <w:rsid w:val="001969CC"/>
    <w:rsid w:val="001A054E"/>
    <w:rsid w:val="001A20BC"/>
    <w:rsid w:val="001A3652"/>
    <w:rsid w:val="001B0C14"/>
    <w:rsid w:val="001B424A"/>
    <w:rsid w:val="001C4237"/>
    <w:rsid w:val="001C601A"/>
    <w:rsid w:val="001C6A93"/>
    <w:rsid w:val="001C7EBB"/>
    <w:rsid w:val="001D1382"/>
    <w:rsid w:val="001D30C0"/>
    <w:rsid w:val="001D35AE"/>
    <w:rsid w:val="001D6E9A"/>
    <w:rsid w:val="001E235D"/>
    <w:rsid w:val="001E26DC"/>
    <w:rsid w:val="001E2806"/>
    <w:rsid w:val="001E40A9"/>
    <w:rsid w:val="001E6161"/>
    <w:rsid w:val="001E7178"/>
    <w:rsid w:val="002025E4"/>
    <w:rsid w:val="00205E80"/>
    <w:rsid w:val="00210502"/>
    <w:rsid w:val="00210BA1"/>
    <w:rsid w:val="00212DDD"/>
    <w:rsid w:val="0021422F"/>
    <w:rsid w:val="00221DC2"/>
    <w:rsid w:val="002231B4"/>
    <w:rsid w:val="002269AC"/>
    <w:rsid w:val="00230C60"/>
    <w:rsid w:val="00233B40"/>
    <w:rsid w:val="0023400F"/>
    <w:rsid w:val="00235C48"/>
    <w:rsid w:val="00236DE9"/>
    <w:rsid w:val="0024107B"/>
    <w:rsid w:val="00247EA2"/>
    <w:rsid w:val="00250759"/>
    <w:rsid w:val="002512C7"/>
    <w:rsid w:val="00254117"/>
    <w:rsid w:val="00254743"/>
    <w:rsid w:val="0025486D"/>
    <w:rsid w:val="00263126"/>
    <w:rsid w:val="00263145"/>
    <w:rsid w:val="002631AD"/>
    <w:rsid w:val="002647C8"/>
    <w:rsid w:val="002664F7"/>
    <w:rsid w:val="00283D2C"/>
    <w:rsid w:val="00287941"/>
    <w:rsid w:val="00287FF9"/>
    <w:rsid w:val="002932E1"/>
    <w:rsid w:val="002971CF"/>
    <w:rsid w:val="002A03AC"/>
    <w:rsid w:val="002A2188"/>
    <w:rsid w:val="002A5B18"/>
    <w:rsid w:val="002B3590"/>
    <w:rsid w:val="002C08DC"/>
    <w:rsid w:val="002C27EE"/>
    <w:rsid w:val="002C397D"/>
    <w:rsid w:val="002C7074"/>
    <w:rsid w:val="002C74B5"/>
    <w:rsid w:val="002D0357"/>
    <w:rsid w:val="002D6B02"/>
    <w:rsid w:val="002E7B74"/>
    <w:rsid w:val="002E7F34"/>
    <w:rsid w:val="002F6172"/>
    <w:rsid w:val="002F65F3"/>
    <w:rsid w:val="003036EB"/>
    <w:rsid w:val="00303EBE"/>
    <w:rsid w:val="00304069"/>
    <w:rsid w:val="00306211"/>
    <w:rsid w:val="0030747F"/>
    <w:rsid w:val="003171E1"/>
    <w:rsid w:val="00325195"/>
    <w:rsid w:val="003260CE"/>
    <w:rsid w:val="00330573"/>
    <w:rsid w:val="00331C6A"/>
    <w:rsid w:val="00332164"/>
    <w:rsid w:val="00332F82"/>
    <w:rsid w:val="003357C4"/>
    <w:rsid w:val="0034087F"/>
    <w:rsid w:val="003446B0"/>
    <w:rsid w:val="003473A0"/>
    <w:rsid w:val="00351135"/>
    <w:rsid w:val="0035148C"/>
    <w:rsid w:val="00351658"/>
    <w:rsid w:val="00353C15"/>
    <w:rsid w:val="00356F92"/>
    <w:rsid w:val="00357818"/>
    <w:rsid w:val="00364BFA"/>
    <w:rsid w:val="00367A9E"/>
    <w:rsid w:val="00372439"/>
    <w:rsid w:val="00377969"/>
    <w:rsid w:val="00380307"/>
    <w:rsid w:val="003807FC"/>
    <w:rsid w:val="00384F0A"/>
    <w:rsid w:val="00386789"/>
    <w:rsid w:val="003945FF"/>
    <w:rsid w:val="00396912"/>
    <w:rsid w:val="003974CC"/>
    <w:rsid w:val="003A195B"/>
    <w:rsid w:val="003A3422"/>
    <w:rsid w:val="003A3CBB"/>
    <w:rsid w:val="003A3D54"/>
    <w:rsid w:val="003A63F8"/>
    <w:rsid w:val="003B06D3"/>
    <w:rsid w:val="003B1CE6"/>
    <w:rsid w:val="003C2ACC"/>
    <w:rsid w:val="003C3A51"/>
    <w:rsid w:val="003C5341"/>
    <w:rsid w:val="003C588B"/>
    <w:rsid w:val="003D14AB"/>
    <w:rsid w:val="003D5788"/>
    <w:rsid w:val="003D587D"/>
    <w:rsid w:val="003D6646"/>
    <w:rsid w:val="003D7C97"/>
    <w:rsid w:val="003E09A0"/>
    <w:rsid w:val="003E78C7"/>
    <w:rsid w:val="003F2538"/>
    <w:rsid w:val="0040797B"/>
    <w:rsid w:val="00410038"/>
    <w:rsid w:val="00421E90"/>
    <w:rsid w:val="00426986"/>
    <w:rsid w:val="00432F86"/>
    <w:rsid w:val="004367BA"/>
    <w:rsid w:val="004390F1"/>
    <w:rsid w:val="00440A0C"/>
    <w:rsid w:val="00451FAC"/>
    <w:rsid w:val="0045295E"/>
    <w:rsid w:val="004547BA"/>
    <w:rsid w:val="00462BFE"/>
    <w:rsid w:val="004637AE"/>
    <w:rsid w:val="004650E3"/>
    <w:rsid w:val="004665FD"/>
    <w:rsid w:val="00466C03"/>
    <w:rsid w:val="00466E9E"/>
    <w:rsid w:val="00490939"/>
    <w:rsid w:val="00490ED9"/>
    <w:rsid w:val="00491A2B"/>
    <w:rsid w:val="00494EB0"/>
    <w:rsid w:val="004A1101"/>
    <w:rsid w:val="004A1B2F"/>
    <w:rsid w:val="004A35D1"/>
    <w:rsid w:val="004A5165"/>
    <w:rsid w:val="004B2013"/>
    <w:rsid w:val="004B626C"/>
    <w:rsid w:val="004C09F5"/>
    <w:rsid w:val="004C1798"/>
    <w:rsid w:val="004C6E09"/>
    <w:rsid w:val="004D1A58"/>
    <w:rsid w:val="004D568E"/>
    <w:rsid w:val="004E3BA2"/>
    <w:rsid w:val="004E6321"/>
    <w:rsid w:val="004F211E"/>
    <w:rsid w:val="004F4683"/>
    <w:rsid w:val="004F5F62"/>
    <w:rsid w:val="004F6227"/>
    <w:rsid w:val="004F7400"/>
    <w:rsid w:val="00501F24"/>
    <w:rsid w:val="00502054"/>
    <w:rsid w:val="005020E8"/>
    <w:rsid w:val="00502333"/>
    <w:rsid w:val="005119AA"/>
    <w:rsid w:val="00520CE5"/>
    <w:rsid w:val="00531BAE"/>
    <w:rsid w:val="0053324E"/>
    <w:rsid w:val="00533594"/>
    <w:rsid w:val="00542B27"/>
    <w:rsid w:val="00542DAF"/>
    <w:rsid w:val="005442C8"/>
    <w:rsid w:val="00551B41"/>
    <w:rsid w:val="00562D78"/>
    <w:rsid w:val="00563567"/>
    <w:rsid w:val="005673F6"/>
    <w:rsid w:val="005768F9"/>
    <w:rsid w:val="00584E15"/>
    <w:rsid w:val="00586073"/>
    <w:rsid w:val="00587B90"/>
    <w:rsid w:val="00594A10"/>
    <w:rsid w:val="005974F1"/>
    <w:rsid w:val="00597FB8"/>
    <w:rsid w:val="005A44E8"/>
    <w:rsid w:val="005A46F2"/>
    <w:rsid w:val="005B3E7D"/>
    <w:rsid w:val="005B7C00"/>
    <w:rsid w:val="005C0DCC"/>
    <w:rsid w:val="005C421A"/>
    <w:rsid w:val="005C442D"/>
    <w:rsid w:val="005C4C72"/>
    <w:rsid w:val="005C7FBD"/>
    <w:rsid w:val="005D089A"/>
    <w:rsid w:val="005D484E"/>
    <w:rsid w:val="005E32C4"/>
    <w:rsid w:val="005E3434"/>
    <w:rsid w:val="005E52BA"/>
    <w:rsid w:val="005F01D0"/>
    <w:rsid w:val="00600362"/>
    <w:rsid w:val="00601A4B"/>
    <w:rsid w:val="006026D9"/>
    <w:rsid w:val="0060380E"/>
    <w:rsid w:val="00615094"/>
    <w:rsid w:val="00616F2C"/>
    <w:rsid w:val="00617E16"/>
    <w:rsid w:val="00620E6C"/>
    <w:rsid w:val="00621271"/>
    <w:rsid w:val="00626379"/>
    <w:rsid w:val="00634D6C"/>
    <w:rsid w:val="006449C0"/>
    <w:rsid w:val="0064670C"/>
    <w:rsid w:val="006478A8"/>
    <w:rsid w:val="00650404"/>
    <w:rsid w:val="006574D0"/>
    <w:rsid w:val="00661CB1"/>
    <w:rsid w:val="00662006"/>
    <w:rsid w:val="00663340"/>
    <w:rsid w:val="006727C3"/>
    <w:rsid w:val="00673B4B"/>
    <w:rsid w:val="006806FF"/>
    <w:rsid w:val="006816CF"/>
    <w:rsid w:val="0068241D"/>
    <w:rsid w:val="00690AA4"/>
    <w:rsid w:val="00692624"/>
    <w:rsid w:val="0069553A"/>
    <w:rsid w:val="00696AD8"/>
    <w:rsid w:val="006A1F9C"/>
    <w:rsid w:val="006B0429"/>
    <w:rsid w:val="006B2305"/>
    <w:rsid w:val="006B44AE"/>
    <w:rsid w:val="006B5728"/>
    <w:rsid w:val="006C0CAB"/>
    <w:rsid w:val="006C4C7A"/>
    <w:rsid w:val="006D1472"/>
    <w:rsid w:val="006D1531"/>
    <w:rsid w:val="006D2AD4"/>
    <w:rsid w:val="006D4E73"/>
    <w:rsid w:val="006D5FE1"/>
    <w:rsid w:val="006E3FBB"/>
    <w:rsid w:val="006E4A97"/>
    <w:rsid w:val="006F2211"/>
    <w:rsid w:val="006F4804"/>
    <w:rsid w:val="006F6658"/>
    <w:rsid w:val="006F6FE8"/>
    <w:rsid w:val="00705977"/>
    <w:rsid w:val="00707808"/>
    <w:rsid w:val="007107B8"/>
    <w:rsid w:val="00715969"/>
    <w:rsid w:val="00716801"/>
    <w:rsid w:val="00716A1C"/>
    <w:rsid w:val="00733BAA"/>
    <w:rsid w:val="00734651"/>
    <w:rsid w:val="00736363"/>
    <w:rsid w:val="0074126C"/>
    <w:rsid w:val="00742461"/>
    <w:rsid w:val="00743667"/>
    <w:rsid w:val="0074659E"/>
    <w:rsid w:val="007543DB"/>
    <w:rsid w:val="00756CBE"/>
    <w:rsid w:val="00761F0C"/>
    <w:rsid w:val="00765047"/>
    <w:rsid w:val="007669EE"/>
    <w:rsid w:val="007671AF"/>
    <w:rsid w:val="007777B0"/>
    <w:rsid w:val="007779A2"/>
    <w:rsid w:val="00784113"/>
    <w:rsid w:val="007876D2"/>
    <w:rsid w:val="0079141E"/>
    <w:rsid w:val="00791BA6"/>
    <w:rsid w:val="007A07E3"/>
    <w:rsid w:val="007A2C19"/>
    <w:rsid w:val="007A499E"/>
    <w:rsid w:val="007A5067"/>
    <w:rsid w:val="007B0C46"/>
    <w:rsid w:val="007B4DD6"/>
    <w:rsid w:val="007B5128"/>
    <w:rsid w:val="007B6CAC"/>
    <w:rsid w:val="007D2266"/>
    <w:rsid w:val="007D4A15"/>
    <w:rsid w:val="007E1E1A"/>
    <w:rsid w:val="007E2F47"/>
    <w:rsid w:val="007E3A0A"/>
    <w:rsid w:val="007E49B9"/>
    <w:rsid w:val="007E6323"/>
    <w:rsid w:val="007F12EA"/>
    <w:rsid w:val="008012BA"/>
    <w:rsid w:val="00801692"/>
    <w:rsid w:val="00801F6C"/>
    <w:rsid w:val="008203A9"/>
    <w:rsid w:val="00836B8D"/>
    <w:rsid w:val="00837939"/>
    <w:rsid w:val="0084152A"/>
    <w:rsid w:val="00841865"/>
    <w:rsid w:val="0084288B"/>
    <w:rsid w:val="00844C31"/>
    <w:rsid w:val="008523F5"/>
    <w:rsid w:val="00852ED0"/>
    <w:rsid w:val="00854A3D"/>
    <w:rsid w:val="008576A8"/>
    <w:rsid w:val="008608F7"/>
    <w:rsid w:val="008706CE"/>
    <w:rsid w:val="00873F3B"/>
    <w:rsid w:val="008756BC"/>
    <w:rsid w:val="008813EC"/>
    <w:rsid w:val="00885735"/>
    <w:rsid w:val="008973C7"/>
    <w:rsid w:val="008A4C30"/>
    <w:rsid w:val="008A58B7"/>
    <w:rsid w:val="008A72F9"/>
    <w:rsid w:val="008A7B85"/>
    <w:rsid w:val="008B1F55"/>
    <w:rsid w:val="008B64E8"/>
    <w:rsid w:val="008B760D"/>
    <w:rsid w:val="008C0470"/>
    <w:rsid w:val="008C4FE7"/>
    <w:rsid w:val="008C7EEE"/>
    <w:rsid w:val="008D1E6A"/>
    <w:rsid w:val="008D401C"/>
    <w:rsid w:val="008D611E"/>
    <w:rsid w:val="008D6252"/>
    <w:rsid w:val="008F01A7"/>
    <w:rsid w:val="008F2487"/>
    <w:rsid w:val="008F3739"/>
    <w:rsid w:val="008F6736"/>
    <w:rsid w:val="008F714F"/>
    <w:rsid w:val="00900D0B"/>
    <w:rsid w:val="00907925"/>
    <w:rsid w:val="009112C3"/>
    <w:rsid w:val="00912CF7"/>
    <w:rsid w:val="0091706C"/>
    <w:rsid w:val="009208BB"/>
    <w:rsid w:val="00923770"/>
    <w:rsid w:val="00925FCB"/>
    <w:rsid w:val="009347AA"/>
    <w:rsid w:val="009355D7"/>
    <w:rsid w:val="00942FD1"/>
    <w:rsid w:val="00945113"/>
    <w:rsid w:val="00946CED"/>
    <w:rsid w:val="00953219"/>
    <w:rsid w:val="00955FED"/>
    <w:rsid w:val="0095762B"/>
    <w:rsid w:val="00957C01"/>
    <w:rsid w:val="00971263"/>
    <w:rsid w:val="009715BE"/>
    <w:rsid w:val="0097364F"/>
    <w:rsid w:val="00973E9A"/>
    <w:rsid w:val="00974806"/>
    <w:rsid w:val="009770CA"/>
    <w:rsid w:val="009802A3"/>
    <w:rsid w:val="00981AE0"/>
    <w:rsid w:val="0099005C"/>
    <w:rsid w:val="00990639"/>
    <w:rsid w:val="00991CBD"/>
    <w:rsid w:val="00993363"/>
    <w:rsid w:val="009942F5"/>
    <w:rsid w:val="009B0969"/>
    <w:rsid w:val="009B4BBA"/>
    <w:rsid w:val="009B614B"/>
    <w:rsid w:val="009B68F4"/>
    <w:rsid w:val="009C4124"/>
    <w:rsid w:val="009C4AFF"/>
    <w:rsid w:val="009C53A8"/>
    <w:rsid w:val="009C5A91"/>
    <w:rsid w:val="009C6201"/>
    <w:rsid w:val="009D072C"/>
    <w:rsid w:val="009E03E1"/>
    <w:rsid w:val="009E426E"/>
    <w:rsid w:val="009E5367"/>
    <w:rsid w:val="009F3A3D"/>
    <w:rsid w:val="009F756E"/>
    <w:rsid w:val="00A02E87"/>
    <w:rsid w:val="00A07B6F"/>
    <w:rsid w:val="00A159D6"/>
    <w:rsid w:val="00A15E2F"/>
    <w:rsid w:val="00A160BB"/>
    <w:rsid w:val="00A16665"/>
    <w:rsid w:val="00A234C8"/>
    <w:rsid w:val="00A321BD"/>
    <w:rsid w:val="00A326B9"/>
    <w:rsid w:val="00A35DF2"/>
    <w:rsid w:val="00A37FBF"/>
    <w:rsid w:val="00A37FC0"/>
    <w:rsid w:val="00A43047"/>
    <w:rsid w:val="00A50F33"/>
    <w:rsid w:val="00A541D1"/>
    <w:rsid w:val="00A5483E"/>
    <w:rsid w:val="00A5554D"/>
    <w:rsid w:val="00A57567"/>
    <w:rsid w:val="00A57BBA"/>
    <w:rsid w:val="00A6654A"/>
    <w:rsid w:val="00A832B4"/>
    <w:rsid w:val="00A850A7"/>
    <w:rsid w:val="00A85DDF"/>
    <w:rsid w:val="00A86D83"/>
    <w:rsid w:val="00A87435"/>
    <w:rsid w:val="00AA247D"/>
    <w:rsid w:val="00AB04D9"/>
    <w:rsid w:val="00AB39BF"/>
    <w:rsid w:val="00AC3862"/>
    <w:rsid w:val="00AD0C3F"/>
    <w:rsid w:val="00AD5062"/>
    <w:rsid w:val="00AD59EB"/>
    <w:rsid w:val="00AD7FEF"/>
    <w:rsid w:val="00AE1CDC"/>
    <w:rsid w:val="00AE29D0"/>
    <w:rsid w:val="00AE446B"/>
    <w:rsid w:val="00AE4D67"/>
    <w:rsid w:val="00AF5E26"/>
    <w:rsid w:val="00B00778"/>
    <w:rsid w:val="00B0441F"/>
    <w:rsid w:val="00B0479C"/>
    <w:rsid w:val="00B04A74"/>
    <w:rsid w:val="00B06027"/>
    <w:rsid w:val="00B07255"/>
    <w:rsid w:val="00B127E8"/>
    <w:rsid w:val="00B14D33"/>
    <w:rsid w:val="00B2097F"/>
    <w:rsid w:val="00B22D74"/>
    <w:rsid w:val="00B27427"/>
    <w:rsid w:val="00B3354D"/>
    <w:rsid w:val="00B467CE"/>
    <w:rsid w:val="00B47D67"/>
    <w:rsid w:val="00B50021"/>
    <w:rsid w:val="00B536B9"/>
    <w:rsid w:val="00B54CCA"/>
    <w:rsid w:val="00B56F76"/>
    <w:rsid w:val="00B57E19"/>
    <w:rsid w:val="00B61E06"/>
    <w:rsid w:val="00B62DFD"/>
    <w:rsid w:val="00B63765"/>
    <w:rsid w:val="00B64585"/>
    <w:rsid w:val="00B6510D"/>
    <w:rsid w:val="00B708FA"/>
    <w:rsid w:val="00B71471"/>
    <w:rsid w:val="00B73D85"/>
    <w:rsid w:val="00B74D58"/>
    <w:rsid w:val="00B80705"/>
    <w:rsid w:val="00B811AA"/>
    <w:rsid w:val="00B84821"/>
    <w:rsid w:val="00B92870"/>
    <w:rsid w:val="00B928A7"/>
    <w:rsid w:val="00B9484A"/>
    <w:rsid w:val="00B96C09"/>
    <w:rsid w:val="00BA2487"/>
    <w:rsid w:val="00BA6B9F"/>
    <w:rsid w:val="00BB23A3"/>
    <w:rsid w:val="00BB267C"/>
    <w:rsid w:val="00BB443A"/>
    <w:rsid w:val="00BB7A14"/>
    <w:rsid w:val="00BC0CA0"/>
    <w:rsid w:val="00BC78A9"/>
    <w:rsid w:val="00BD0168"/>
    <w:rsid w:val="00BD59BF"/>
    <w:rsid w:val="00BE0015"/>
    <w:rsid w:val="00BE0043"/>
    <w:rsid w:val="00BE68A7"/>
    <w:rsid w:val="00BE7918"/>
    <w:rsid w:val="00C003A1"/>
    <w:rsid w:val="00C0088C"/>
    <w:rsid w:val="00C10A4E"/>
    <w:rsid w:val="00C221DB"/>
    <w:rsid w:val="00C253FD"/>
    <w:rsid w:val="00C2738F"/>
    <w:rsid w:val="00C32358"/>
    <w:rsid w:val="00C35E9C"/>
    <w:rsid w:val="00C36B3C"/>
    <w:rsid w:val="00C40D20"/>
    <w:rsid w:val="00C42D00"/>
    <w:rsid w:val="00C43D23"/>
    <w:rsid w:val="00C446EF"/>
    <w:rsid w:val="00C514E3"/>
    <w:rsid w:val="00C536FD"/>
    <w:rsid w:val="00C53ECD"/>
    <w:rsid w:val="00C542AE"/>
    <w:rsid w:val="00C54C64"/>
    <w:rsid w:val="00C57D98"/>
    <w:rsid w:val="00C63062"/>
    <w:rsid w:val="00C63922"/>
    <w:rsid w:val="00C64C4D"/>
    <w:rsid w:val="00C65356"/>
    <w:rsid w:val="00C656C6"/>
    <w:rsid w:val="00C65B3E"/>
    <w:rsid w:val="00C673D5"/>
    <w:rsid w:val="00C70FBB"/>
    <w:rsid w:val="00C75B3C"/>
    <w:rsid w:val="00C870A0"/>
    <w:rsid w:val="00C90D9D"/>
    <w:rsid w:val="00C93327"/>
    <w:rsid w:val="00C943F0"/>
    <w:rsid w:val="00C94749"/>
    <w:rsid w:val="00CA2D6A"/>
    <w:rsid w:val="00CB31AC"/>
    <w:rsid w:val="00CB3E48"/>
    <w:rsid w:val="00CB55C1"/>
    <w:rsid w:val="00CC2C36"/>
    <w:rsid w:val="00CC384C"/>
    <w:rsid w:val="00CD0676"/>
    <w:rsid w:val="00CD14C2"/>
    <w:rsid w:val="00CE248D"/>
    <w:rsid w:val="00CE2984"/>
    <w:rsid w:val="00CE6069"/>
    <w:rsid w:val="00CE6BC3"/>
    <w:rsid w:val="00CE7487"/>
    <w:rsid w:val="00CF131D"/>
    <w:rsid w:val="00CF66DB"/>
    <w:rsid w:val="00D00481"/>
    <w:rsid w:val="00D01058"/>
    <w:rsid w:val="00D014BF"/>
    <w:rsid w:val="00D02969"/>
    <w:rsid w:val="00D04AC2"/>
    <w:rsid w:val="00D07D4D"/>
    <w:rsid w:val="00D21804"/>
    <w:rsid w:val="00D258E0"/>
    <w:rsid w:val="00D258E8"/>
    <w:rsid w:val="00D27B6D"/>
    <w:rsid w:val="00D31D66"/>
    <w:rsid w:val="00D415E6"/>
    <w:rsid w:val="00D41749"/>
    <w:rsid w:val="00D44837"/>
    <w:rsid w:val="00D47A53"/>
    <w:rsid w:val="00D503A1"/>
    <w:rsid w:val="00D525DC"/>
    <w:rsid w:val="00D5437E"/>
    <w:rsid w:val="00D54F46"/>
    <w:rsid w:val="00D56825"/>
    <w:rsid w:val="00D61396"/>
    <w:rsid w:val="00D62FC4"/>
    <w:rsid w:val="00D665BF"/>
    <w:rsid w:val="00D72C26"/>
    <w:rsid w:val="00D80E0B"/>
    <w:rsid w:val="00D80E10"/>
    <w:rsid w:val="00D9078B"/>
    <w:rsid w:val="00D9523C"/>
    <w:rsid w:val="00D95C09"/>
    <w:rsid w:val="00DA1DD7"/>
    <w:rsid w:val="00DA2516"/>
    <w:rsid w:val="00DA332C"/>
    <w:rsid w:val="00DA4595"/>
    <w:rsid w:val="00DA4F24"/>
    <w:rsid w:val="00DA5C2E"/>
    <w:rsid w:val="00DB10F6"/>
    <w:rsid w:val="00DC0188"/>
    <w:rsid w:val="00DC2A60"/>
    <w:rsid w:val="00DC7E14"/>
    <w:rsid w:val="00DD2FEA"/>
    <w:rsid w:val="00DD7B40"/>
    <w:rsid w:val="00DE0378"/>
    <w:rsid w:val="00DE18F8"/>
    <w:rsid w:val="00DE1A79"/>
    <w:rsid w:val="00DE1D81"/>
    <w:rsid w:val="00DE3BD0"/>
    <w:rsid w:val="00DE5168"/>
    <w:rsid w:val="00DE5437"/>
    <w:rsid w:val="00DE5CBB"/>
    <w:rsid w:val="00DF5A94"/>
    <w:rsid w:val="00DF5E24"/>
    <w:rsid w:val="00E02B5F"/>
    <w:rsid w:val="00E037DF"/>
    <w:rsid w:val="00E0426C"/>
    <w:rsid w:val="00E07240"/>
    <w:rsid w:val="00E10A39"/>
    <w:rsid w:val="00E130EA"/>
    <w:rsid w:val="00E17D78"/>
    <w:rsid w:val="00E205EB"/>
    <w:rsid w:val="00E22147"/>
    <w:rsid w:val="00E23188"/>
    <w:rsid w:val="00E2711B"/>
    <w:rsid w:val="00E320A5"/>
    <w:rsid w:val="00E33193"/>
    <w:rsid w:val="00E35D22"/>
    <w:rsid w:val="00E3645C"/>
    <w:rsid w:val="00E400E7"/>
    <w:rsid w:val="00E4230F"/>
    <w:rsid w:val="00E436D5"/>
    <w:rsid w:val="00E4543D"/>
    <w:rsid w:val="00E4550E"/>
    <w:rsid w:val="00E466A3"/>
    <w:rsid w:val="00E63E5E"/>
    <w:rsid w:val="00E63F60"/>
    <w:rsid w:val="00E6533A"/>
    <w:rsid w:val="00E65BE2"/>
    <w:rsid w:val="00E66B9D"/>
    <w:rsid w:val="00E730E5"/>
    <w:rsid w:val="00E73DFF"/>
    <w:rsid w:val="00E74D24"/>
    <w:rsid w:val="00E8021B"/>
    <w:rsid w:val="00E8415F"/>
    <w:rsid w:val="00E84360"/>
    <w:rsid w:val="00EA0660"/>
    <w:rsid w:val="00EA3CC7"/>
    <w:rsid w:val="00EB07D1"/>
    <w:rsid w:val="00EB10E1"/>
    <w:rsid w:val="00EB1AF3"/>
    <w:rsid w:val="00EB2E93"/>
    <w:rsid w:val="00EB422F"/>
    <w:rsid w:val="00EC04CA"/>
    <w:rsid w:val="00ED0ADE"/>
    <w:rsid w:val="00ED1108"/>
    <w:rsid w:val="00ED1A74"/>
    <w:rsid w:val="00ED2066"/>
    <w:rsid w:val="00ED6BA0"/>
    <w:rsid w:val="00EE0DDB"/>
    <w:rsid w:val="00EE4BCB"/>
    <w:rsid w:val="00EE61AB"/>
    <w:rsid w:val="00EE6AA3"/>
    <w:rsid w:val="00EF71B9"/>
    <w:rsid w:val="00F03688"/>
    <w:rsid w:val="00F07A57"/>
    <w:rsid w:val="00F12BA9"/>
    <w:rsid w:val="00F13859"/>
    <w:rsid w:val="00F151CB"/>
    <w:rsid w:val="00F17829"/>
    <w:rsid w:val="00F204F9"/>
    <w:rsid w:val="00F25C17"/>
    <w:rsid w:val="00F27272"/>
    <w:rsid w:val="00F32F9D"/>
    <w:rsid w:val="00F36D4B"/>
    <w:rsid w:val="00F4267D"/>
    <w:rsid w:val="00F44711"/>
    <w:rsid w:val="00F45867"/>
    <w:rsid w:val="00F5562F"/>
    <w:rsid w:val="00F61BB1"/>
    <w:rsid w:val="00F65687"/>
    <w:rsid w:val="00F70A7C"/>
    <w:rsid w:val="00F70D0B"/>
    <w:rsid w:val="00F8543F"/>
    <w:rsid w:val="00F85F4B"/>
    <w:rsid w:val="00F9380E"/>
    <w:rsid w:val="00F93CFB"/>
    <w:rsid w:val="00F94319"/>
    <w:rsid w:val="00F9544D"/>
    <w:rsid w:val="00F96ECA"/>
    <w:rsid w:val="00FA0B96"/>
    <w:rsid w:val="00FA6A9F"/>
    <w:rsid w:val="00FA6BA0"/>
    <w:rsid w:val="00FB3B38"/>
    <w:rsid w:val="00FB7B04"/>
    <w:rsid w:val="00FC5723"/>
    <w:rsid w:val="00FD3192"/>
    <w:rsid w:val="00FD386A"/>
    <w:rsid w:val="00FD4169"/>
    <w:rsid w:val="00FD525C"/>
    <w:rsid w:val="00FE0629"/>
    <w:rsid w:val="00FE5F36"/>
    <w:rsid w:val="012A891C"/>
    <w:rsid w:val="01C9E9B7"/>
    <w:rsid w:val="01E2CE4C"/>
    <w:rsid w:val="02326BA4"/>
    <w:rsid w:val="0234B214"/>
    <w:rsid w:val="024AFCB7"/>
    <w:rsid w:val="026B013A"/>
    <w:rsid w:val="02809A09"/>
    <w:rsid w:val="0287A010"/>
    <w:rsid w:val="02A0AEB2"/>
    <w:rsid w:val="02B48F98"/>
    <w:rsid w:val="02C775D1"/>
    <w:rsid w:val="035CB7F9"/>
    <w:rsid w:val="038087B8"/>
    <w:rsid w:val="03A4E136"/>
    <w:rsid w:val="03E2839F"/>
    <w:rsid w:val="03E9E5DD"/>
    <w:rsid w:val="03F5C373"/>
    <w:rsid w:val="04BC795B"/>
    <w:rsid w:val="04DF6D95"/>
    <w:rsid w:val="04F9A88C"/>
    <w:rsid w:val="04FBF6B7"/>
    <w:rsid w:val="04FC0AD5"/>
    <w:rsid w:val="058E58FD"/>
    <w:rsid w:val="05A6DA09"/>
    <w:rsid w:val="05BC33C4"/>
    <w:rsid w:val="05E4DFAE"/>
    <w:rsid w:val="067FE643"/>
    <w:rsid w:val="06825E36"/>
    <w:rsid w:val="06E6C378"/>
    <w:rsid w:val="06F870C7"/>
    <w:rsid w:val="0709C0F7"/>
    <w:rsid w:val="070D0956"/>
    <w:rsid w:val="0733B8CB"/>
    <w:rsid w:val="073E96BC"/>
    <w:rsid w:val="0766C13C"/>
    <w:rsid w:val="07A858FC"/>
    <w:rsid w:val="0800EF4C"/>
    <w:rsid w:val="085D27CA"/>
    <w:rsid w:val="085D7050"/>
    <w:rsid w:val="086113A6"/>
    <w:rsid w:val="08632D1F"/>
    <w:rsid w:val="08698E38"/>
    <w:rsid w:val="08DAE9C9"/>
    <w:rsid w:val="091C3219"/>
    <w:rsid w:val="092037BF"/>
    <w:rsid w:val="0945418A"/>
    <w:rsid w:val="0982F02B"/>
    <w:rsid w:val="09D6FA3C"/>
    <w:rsid w:val="0A5204F9"/>
    <w:rsid w:val="0A6EF900"/>
    <w:rsid w:val="0A9C1F4C"/>
    <w:rsid w:val="0AA1C3AA"/>
    <w:rsid w:val="0ADA133D"/>
    <w:rsid w:val="0AF569B2"/>
    <w:rsid w:val="0B2C09F8"/>
    <w:rsid w:val="0B930B0A"/>
    <w:rsid w:val="0BEF85CB"/>
    <w:rsid w:val="0BFECB1C"/>
    <w:rsid w:val="0C88E3C9"/>
    <w:rsid w:val="0CB9A11A"/>
    <w:rsid w:val="0CDBC921"/>
    <w:rsid w:val="0D78FA00"/>
    <w:rsid w:val="0D7FE4D6"/>
    <w:rsid w:val="0DBB5421"/>
    <w:rsid w:val="0DE9B3AB"/>
    <w:rsid w:val="0E316185"/>
    <w:rsid w:val="0E341667"/>
    <w:rsid w:val="0ED86104"/>
    <w:rsid w:val="0EE7CD29"/>
    <w:rsid w:val="0F446D2A"/>
    <w:rsid w:val="0F668CF5"/>
    <w:rsid w:val="0FA3F5E5"/>
    <w:rsid w:val="0FB42E9C"/>
    <w:rsid w:val="10166247"/>
    <w:rsid w:val="10575740"/>
    <w:rsid w:val="1058BDA9"/>
    <w:rsid w:val="1081CE45"/>
    <w:rsid w:val="10AB3385"/>
    <w:rsid w:val="112EB916"/>
    <w:rsid w:val="113BDB15"/>
    <w:rsid w:val="114339F2"/>
    <w:rsid w:val="115F4C3A"/>
    <w:rsid w:val="11D781D3"/>
    <w:rsid w:val="11D81227"/>
    <w:rsid w:val="11F37A17"/>
    <w:rsid w:val="11F523D6"/>
    <w:rsid w:val="122D482B"/>
    <w:rsid w:val="12A656E1"/>
    <w:rsid w:val="12AF3D3F"/>
    <w:rsid w:val="12BFA6F8"/>
    <w:rsid w:val="12FB4C64"/>
    <w:rsid w:val="131412D4"/>
    <w:rsid w:val="132FE433"/>
    <w:rsid w:val="13B405EA"/>
    <w:rsid w:val="13D059C1"/>
    <w:rsid w:val="14441454"/>
    <w:rsid w:val="145CD3F1"/>
    <w:rsid w:val="1466E8B0"/>
    <w:rsid w:val="146C9377"/>
    <w:rsid w:val="149E86AA"/>
    <w:rsid w:val="14A5AF1A"/>
    <w:rsid w:val="14D6243A"/>
    <w:rsid w:val="14FEFDB7"/>
    <w:rsid w:val="15195B6F"/>
    <w:rsid w:val="1538B022"/>
    <w:rsid w:val="1552DBC9"/>
    <w:rsid w:val="1557D57D"/>
    <w:rsid w:val="1566268D"/>
    <w:rsid w:val="156F5021"/>
    <w:rsid w:val="15F5794D"/>
    <w:rsid w:val="161E2E1B"/>
    <w:rsid w:val="16413207"/>
    <w:rsid w:val="164FCCC3"/>
    <w:rsid w:val="16659998"/>
    <w:rsid w:val="1673CE69"/>
    <w:rsid w:val="167C67F5"/>
    <w:rsid w:val="169CE25B"/>
    <w:rsid w:val="16AB3B5C"/>
    <w:rsid w:val="16D239E3"/>
    <w:rsid w:val="16D25EE8"/>
    <w:rsid w:val="16E4F546"/>
    <w:rsid w:val="16E7588B"/>
    <w:rsid w:val="16EC1A01"/>
    <w:rsid w:val="170E4D8D"/>
    <w:rsid w:val="170E8739"/>
    <w:rsid w:val="172E032A"/>
    <w:rsid w:val="173447B9"/>
    <w:rsid w:val="173BD177"/>
    <w:rsid w:val="17AB9E27"/>
    <w:rsid w:val="17E47784"/>
    <w:rsid w:val="1836B49D"/>
    <w:rsid w:val="189176E2"/>
    <w:rsid w:val="18B0802A"/>
    <w:rsid w:val="18E88621"/>
    <w:rsid w:val="192882B3"/>
    <w:rsid w:val="199246B6"/>
    <w:rsid w:val="19A5CE8A"/>
    <w:rsid w:val="19F66A6D"/>
    <w:rsid w:val="19FAEFB9"/>
    <w:rsid w:val="1A09AD56"/>
    <w:rsid w:val="1A0F5DCB"/>
    <w:rsid w:val="1A597AF5"/>
    <w:rsid w:val="1A6CDDF1"/>
    <w:rsid w:val="1A765D52"/>
    <w:rsid w:val="1AF788D9"/>
    <w:rsid w:val="1B11FA6B"/>
    <w:rsid w:val="1BADD989"/>
    <w:rsid w:val="1C023073"/>
    <w:rsid w:val="1C23141B"/>
    <w:rsid w:val="1C31C543"/>
    <w:rsid w:val="1C35585A"/>
    <w:rsid w:val="1C608F94"/>
    <w:rsid w:val="1C890BD0"/>
    <w:rsid w:val="1CAD56DF"/>
    <w:rsid w:val="1CCE1BDD"/>
    <w:rsid w:val="1D0D61F3"/>
    <w:rsid w:val="1D8C053A"/>
    <w:rsid w:val="1E04CADA"/>
    <w:rsid w:val="1E4AEBF6"/>
    <w:rsid w:val="1E7A4499"/>
    <w:rsid w:val="1E7B5E2D"/>
    <w:rsid w:val="1E7CD6BA"/>
    <w:rsid w:val="1E98467D"/>
    <w:rsid w:val="1EA34DEC"/>
    <w:rsid w:val="1EC35689"/>
    <w:rsid w:val="1EC39997"/>
    <w:rsid w:val="1EC3DA36"/>
    <w:rsid w:val="1ECA0E37"/>
    <w:rsid w:val="1EF3FE12"/>
    <w:rsid w:val="1F0471FD"/>
    <w:rsid w:val="1F46BA23"/>
    <w:rsid w:val="1F656684"/>
    <w:rsid w:val="1F8447F2"/>
    <w:rsid w:val="1F925333"/>
    <w:rsid w:val="1FB6E671"/>
    <w:rsid w:val="1FDFF593"/>
    <w:rsid w:val="1FFD598B"/>
    <w:rsid w:val="201F31BF"/>
    <w:rsid w:val="203B78A7"/>
    <w:rsid w:val="204CF61E"/>
    <w:rsid w:val="20670C33"/>
    <w:rsid w:val="20A9F94D"/>
    <w:rsid w:val="20B48DD9"/>
    <w:rsid w:val="20E63303"/>
    <w:rsid w:val="20EEDE7D"/>
    <w:rsid w:val="20F4C6D0"/>
    <w:rsid w:val="21B24A02"/>
    <w:rsid w:val="21BCCEDC"/>
    <w:rsid w:val="21E8C19E"/>
    <w:rsid w:val="21F24934"/>
    <w:rsid w:val="227205FF"/>
    <w:rsid w:val="22E7BED8"/>
    <w:rsid w:val="2323F033"/>
    <w:rsid w:val="232675E8"/>
    <w:rsid w:val="237BCFE2"/>
    <w:rsid w:val="23823206"/>
    <w:rsid w:val="23885E15"/>
    <w:rsid w:val="23C10D62"/>
    <w:rsid w:val="245C84BD"/>
    <w:rsid w:val="24E4AFA6"/>
    <w:rsid w:val="25082B41"/>
    <w:rsid w:val="2520C18B"/>
    <w:rsid w:val="255747FD"/>
    <w:rsid w:val="256871FB"/>
    <w:rsid w:val="25975A62"/>
    <w:rsid w:val="259E6F87"/>
    <w:rsid w:val="25AC885D"/>
    <w:rsid w:val="263354E3"/>
    <w:rsid w:val="2635B13E"/>
    <w:rsid w:val="2656B78F"/>
    <w:rsid w:val="26766BFB"/>
    <w:rsid w:val="26FAABBC"/>
    <w:rsid w:val="27062024"/>
    <w:rsid w:val="27187641"/>
    <w:rsid w:val="27386894"/>
    <w:rsid w:val="27495436"/>
    <w:rsid w:val="274E0CBC"/>
    <w:rsid w:val="27607CCE"/>
    <w:rsid w:val="277A491B"/>
    <w:rsid w:val="27EB3C94"/>
    <w:rsid w:val="27F67AD8"/>
    <w:rsid w:val="28144418"/>
    <w:rsid w:val="28191D0A"/>
    <w:rsid w:val="283E327F"/>
    <w:rsid w:val="28556007"/>
    <w:rsid w:val="2863661A"/>
    <w:rsid w:val="286AB743"/>
    <w:rsid w:val="288C5B60"/>
    <w:rsid w:val="28990B98"/>
    <w:rsid w:val="28A67490"/>
    <w:rsid w:val="28B3A784"/>
    <w:rsid w:val="28CB88FA"/>
    <w:rsid w:val="294C309A"/>
    <w:rsid w:val="29A18BCE"/>
    <w:rsid w:val="29C4060E"/>
    <w:rsid w:val="29F7AFEF"/>
    <w:rsid w:val="2A1C533C"/>
    <w:rsid w:val="2A532B28"/>
    <w:rsid w:val="2A56774E"/>
    <w:rsid w:val="2A7E3530"/>
    <w:rsid w:val="2A84B789"/>
    <w:rsid w:val="2AE2DA6B"/>
    <w:rsid w:val="2AF54C30"/>
    <w:rsid w:val="2B0098AB"/>
    <w:rsid w:val="2B301A73"/>
    <w:rsid w:val="2B5467C3"/>
    <w:rsid w:val="2B6955F8"/>
    <w:rsid w:val="2B73031C"/>
    <w:rsid w:val="2BA3518C"/>
    <w:rsid w:val="2BE4C023"/>
    <w:rsid w:val="2BE55A7E"/>
    <w:rsid w:val="2C2FA733"/>
    <w:rsid w:val="2C7A04A4"/>
    <w:rsid w:val="2CABF5CF"/>
    <w:rsid w:val="2CB9C75D"/>
    <w:rsid w:val="2CCA6938"/>
    <w:rsid w:val="2CEB35FA"/>
    <w:rsid w:val="2D061929"/>
    <w:rsid w:val="2D3EBA1A"/>
    <w:rsid w:val="2D427A47"/>
    <w:rsid w:val="2D941DDE"/>
    <w:rsid w:val="2D9EA4D8"/>
    <w:rsid w:val="2DB87E6C"/>
    <w:rsid w:val="2DC92823"/>
    <w:rsid w:val="2DD2E45D"/>
    <w:rsid w:val="2E275D3C"/>
    <w:rsid w:val="2E36EC7D"/>
    <w:rsid w:val="2E3DED3F"/>
    <w:rsid w:val="2E64CB23"/>
    <w:rsid w:val="2E91AB6B"/>
    <w:rsid w:val="2EA4D8DC"/>
    <w:rsid w:val="2ED3862D"/>
    <w:rsid w:val="2F2FFB4B"/>
    <w:rsid w:val="2F582F55"/>
    <w:rsid w:val="2F687E59"/>
    <w:rsid w:val="2F6B5DC5"/>
    <w:rsid w:val="300CE1C2"/>
    <w:rsid w:val="301E6707"/>
    <w:rsid w:val="3038F992"/>
    <w:rsid w:val="304F45DF"/>
    <w:rsid w:val="3053A792"/>
    <w:rsid w:val="306E2309"/>
    <w:rsid w:val="30AE146A"/>
    <w:rsid w:val="30B084A3"/>
    <w:rsid w:val="30DE05CB"/>
    <w:rsid w:val="310AAB50"/>
    <w:rsid w:val="315DC563"/>
    <w:rsid w:val="31703185"/>
    <w:rsid w:val="31727956"/>
    <w:rsid w:val="31A36FE5"/>
    <w:rsid w:val="31F245BA"/>
    <w:rsid w:val="31F4449E"/>
    <w:rsid w:val="3254E0E3"/>
    <w:rsid w:val="32A9C482"/>
    <w:rsid w:val="32BD25AD"/>
    <w:rsid w:val="32BFB16E"/>
    <w:rsid w:val="32D4DCE2"/>
    <w:rsid w:val="3326B66F"/>
    <w:rsid w:val="33485330"/>
    <w:rsid w:val="33ECEABC"/>
    <w:rsid w:val="341DD679"/>
    <w:rsid w:val="342CDD7D"/>
    <w:rsid w:val="3468F84C"/>
    <w:rsid w:val="346A422D"/>
    <w:rsid w:val="346A76D4"/>
    <w:rsid w:val="349971EF"/>
    <w:rsid w:val="34CCC9F1"/>
    <w:rsid w:val="34E88290"/>
    <w:rsid w:val="34F75A1B"/>
    <w:rsid w:val="35124D65"/>
    <w:rsid w:val="354E023F"/>
    <w:rsid w:val="354FB961"/>
    <w:rsid w:val="359B7C7D"/>
    <w:rsid w:val="35E9D420"/>
    <w:rsid w:val="35FB9B84"/>
    <w:rsid w:val="3616DDCC"/>
    <w:rsid w:val="3619CFF3"/>
    <w:rsid w:val="362ECC36"/>
    <w:rsid w:val="3688080C"/>
    <w:rsid w:val="368A2CE3"/>
    <w:rsid w:val="36B5E702"/>
    <w:rsid w:val="36DD356D"/>
    <w:rsid w:val="3756750E"/>
    <w:rsid w:val="376EA685"/>
    <w:rsid w:val="3776644C"/>
    <w:rsid w:val="37804F28"/>
    <w:rsid w:val="37807668"/>
    <w:rsid w:val="38063C39"/>
    <w:rsid w:val="383540E3"/>
    <w:rsid w:val="38E0DEC1"/>
    <w:rsid w:val="393A95BE"/>
    <w:rsid w:val="39407B39"/>
    <w:rsid w:val="3947C498"/>
    <w:rsid w:val="39530616"/>
    <w:rsid w:val="39782743"/>
    <w:rsid w:val="399A42E1"/>
    <w:rsid w:val="3A3F0C81"/>
    <w:rsid w:val="3A4FA3EA"/>
    <w:rsid w:val="3A7C269F"/>
    <w:rsid w:val="3A96A428"/>
    <w:rsid w:val="3A9E3D36"/>
    <w:rsid w:val="3AC88929"/>
    <w:rsid w:val="3AE338BF"/>
    <w:rsid w:val="3AE811CB"/>
    <w:rsid w:val="3B425E6C"/>
    <w:rsid w:val="3B7A2A51"/>
    <w:rsid w:val="3B946484"/>
    <w:rsid w:val="3BB114D3"/>
    <w:rsid w:val="3BE78E9D"/>
    <w:rsid w:val="3C502B99"/>
    <w:rsid w:val="3C5FCD9E"/>
    <w:rsid w:val="3C95CD98"/>
    <w:rsid w:val="3CD962F0"/>
    <w:rsid w:val="3CFE5BEB"/>
    <w:rsid w:val="3D047254"/>
    <w:rsid w:val="3D1718BB"/>
    <w:rsid w:val="3D184EBF"/>
    <w:rsid w:val="3D23BAC3"/>
    <w:rsid w:val="3D5304C4"/>
    <w:rsid w:val="3D5D8514"/>
    <w:rsid w:val="3DA11D26"/>
    <w:rsid w:val="3DD2B828"/>
    <w:rsid w:val="3DE173A8"/>
    <w:rsid w:val="3DFFBD00"/>
    <w:rsid w:val="3E054E84"/>
    <w:rsid w:val="3E8A3A88"/>
    <w:rsid w:val="3E9E9D8F"/>
    <w:rsid w:val="3EF32729"/>
    <w:rsid w:val="3F3C70BF"/>
    <w:rsid w:val="3F4DB88D"/>
    <w:rsid w:val="3FCA88BB"/>
    <w:rsid w:val="400E651E"/>
    <w:rsid w:val="4025400B"/>
    <w:rsid w:val="403F3F02"/>
    <w:rsid w:val="408A3580"/>
    <w:rsid w:val="408BB685"/>
    <w:rsid w:val="40AA0491"/>
    <w:rsid w:val="40C75AB0"/>
    <w:rsid w:val="40ECE1C1"/>
    <w:rsid w:val="410D35B4"/>
    <w:rsid w:val="41526915"/>
    <w:rsid w:val="4167885A"/>
    <w:rsid w:val="41857081"/>
    <w:rsid w:val="41A8E247"/>
    <w:rsid w:val="41CEF96A"/>
    <w:rsid w:val="41EA2284"/>
    <w:rsid w:val="420A39EE"/>
    <w:rsid w:val="424854F9"/>
    <w:rsid w:val="425575C4"/>
    <w:rsid w:val="425F7C0C"/>
    <w:rsid w:val="42894CC6"/>
    <w:rsid w:val="42D443B8"/>
    <w:rsid w:val="42F6DFA0"/>
    <w:rsid w:val="42FACDBA"/>
    <w:rsid w:val="431F2F20"/>
    <w:rsid w:val="434C9478"/>
    <w:rsid w:val="436DD0CD"/>
    <w:rsid w:val="439FE513"/>
    <w:rsid w:val="43B7F752"/>
    <w:rsid w:val="43C1BB00"/>
    <w:rsid w:val="441E31F5"/>
    <w:rsid w:val="442EF8A2"/>
    <w:rsid w:val="446B38EB"/>
    <w:rsid w:val="452A1101"/>
    <w:rsid w:val="45401557"/>
    <w:rsid w:val="456F0EE8"/>
    <w:rsid w:val="458F40A8"/>
    <w:rsid w:val="45A0645A"/>
    <w:rsid w:val="461E1938"/>
    <w:rsid w:val="462E7D26"/>
    <w:rsid w:val="4642613C"/>
    <w:rsid w:val="465264ED"/>
    <w:rsid w:val="46535388"/>
    <w:rsid w:val="46820D8A"/>
    <w:rsid w:val="46A0D469"/>
    <w:rsid w:val="46AD1AB8"/>
    <w:rsid w:val="47058843"/>
    <w:rsid w:val="47161B9E"/>
    <w:rsid w:val="47620E42"/>
    <w:rsid w:val="47A8062D"/>
    <w:rsid w:val="47AC8E76"/>
    <w:rsid w:val="47E2211C"/>
    <w:rsid w:val="487BC216"/>
    <w:rsid w:val="488BF57F"/>
    <w:rsid w:val="48AB07BE"/>
    <w:rsid w:val="48CBA581"/>
    <w:rsid w:val="49371585"/>
    <w:rsid w:val="496CD556"/>
    <w:rsid w:val="4981967E"/>
    <w:rsid w:val="498210E6"/>
    <w:rsid w:val="499D9D56"/>
    <w:rsid w:val="49A76391"/>
    <w:rsid w:val="49C0DF5E"/>
    <w:rsid w:val="49D2B914"/>
    <w:rsid w:val="4A4F8AD6"/>
    <w:rsid w:val="4A8E83D6"/>
    <w:rsid w:val="4A97AC37"/>
    <w:rsid w:val="4A9B8490"/>
    <w:rsid w:val="4AAB372B"/>
    <w:rsid w:val="4AC9425A"/>
    <w:rsid w:val="4AEC3F42"/>
    <w:rsid w:val="4AFBE35E"/>
    <w:rsid w:val="4B2E7F24"/>
    <w:rsid w:val="4B51B4FF"/>
    <w:rsid w:val="4B62CEE9"/>
    <w:rsid w:val="4B985B4C"/>
    <w:rsid w:val="4BA0292B"/>
    <w:rsid w:val="4BC7A7A7"/>
    <w:rsid w:val="4BCB4EC7"/>
    <w:rsid w:val="4BDF798F"/>
    <w:rsid w:val="4C23F3A7"/>
    <w:rsid w:val="4C6A8C59"/>
    <w:rsid w:val="4C6FFB9A"/>
    <w:rsid w:val="4C70DDB4"/>
    <w:rsid w:val="4CAC3237"/>
    <w:rsid w:val="4CC2ED5E"/>
    <w:rsid w:val="4CCD507E"/>
    <w:rsid w:val="4CD8BA2B"/>
    <w:rsid w:val="4DCD0656"/>
    <w:rsid w:val="4E35E2A1"/>
    <w:rsid w:val="4E3CA5AE"/>
    <w:rsid w:val="4E46026A"/>
    <w:rsid w:val="4E5610E8"/>
    <w:rsid w:val="4EB20FA1"/>
    <w:rsid w:val="4EFD4DAD"/>
    <w:rsid w:val="4F1778C5"/>
    <w:rsid w:val="4F479776"/>
    <w:rsid w:val="4FAD7FE0"/>
    <w:rsid w:val="4FF2E9E8"/>
    <w:rsid w:val="5025AF2F"/>
    <w:rsid w:val="502E807A"/>
    <w:rsid w:val="505B1957"/>
    <w:rsid w:val="50C67300"/>
    <w:rsid w:val="510DA922"/>
    <w:rsid w:val="515A4821"/>
    <w:rsid w:val="515B9475"/>
    <w:rsid w:val="518C5250"/>
    <w:rsid w:val="51A3717B"/>
    <w:rsid w:val="51DD6632"/>
    <w:rsid w:val="52080DA9"/>
    <w:rsid w:val="52083DF0"/>
    <w:rsid w:val="520D48F5"/>
    <w:rsid w:val="52BCD797"/>
    <w:rsid w:val="53617A32"/>
    <w:rsid w:val="53AB6B16"/>
    <w:rsid w:val="5417A281"/>
    <w:rsid w:val="54491F8B"/>
    <w:rsid w:val="54785FA8"/>
    <w:rsid w:val="54B20F7F"/>
    <w:rsid w:val="550E4F56"/>
    <w:rsid w:val="5510A933"/>
    <w:rsid w:val="551D3D19"/>
    <w:rsid w:val="55372049"/>
    <w:rsid w:val="553BAFC4"/>
    <w:rsid w:val="55463EE6"/>
    <w:rsid w:val="555711A0"/>
    <w:rsid w:val="55734B19"/>
    <w:rsid w:val="557FA262"/>
    <w:rsid w:val="55DA49F2"/>
    <w:rsid w:val="5670DAD8"/>
    <w:rsid w:val="5672AA2D"/>
    <w:rsid w:val="56A42536"/>
    <w:rsid w:val="56B1BF73"/>
    <w:rsid w:val="56D07CE4"/>
    <w:rsid w:val="56D41288"/>
    <w:rsid w:val="57216410"/>
    <w:rsid w:val="57320DE3"/>
    <w:rsid w:val="5782D458"/>
    <w:rsid w:val="578717BC"/>
    <w:rsid w:val="57BA3A7D"/>
    <w:rsid w:val="57E5D58C"/>
    <w:rsid w:val="5816C6EC"/>
    <w:rsid w:val="585B3154"/>
    <w:rsid w:val="58FDAC5F"/>
    <w:rsid w:val="5921EBE2"/>
    <w:rsid w:val="597356DE"/>
    <w:rsid w:val="59E39FE7"/>
    <w:rsid w:val="59E861D7"/>
    <w:rsid w:val="59FB057C"/>
    <w:rsid w:val="5A7B9F53"/>
    <w:rsid w:val="5B8267CC"/>
    <w:rsid w:val="5B8396C4"/>
    <w:rsid w:val="5B955136"/>
    <w:rsid w:val="5BA51C3F"/>
    <w:rsid w:val="5BC3C59A"/>
    <w:rsid w:val="5C369E3B"/>
    <w:rsid w:val="5C5F34C4"/>
    <w:rsid w:val="5C69FE87"/>
    <w:rsid w:val="5CE09E99"/>
    <w:rsid w:val="5CF3A026"/>
    <w:rsid w:val="5D09B930"/>
    <w:rsid w:val="5D9A787E"/>
    <w:rsid w:val="5DE73447"/>
    <w:rsid w:val="5DE8877D"/>
    <w:rsid w:val="5E16C393"/>
    <w:rsid w:val="5E5339A6"/>
    <w:rsid w:val="5EB3BAD4"/>
    <w:rsid w:val="5EB676A4"/>
    <w:rsid w:val="5ED8D307"/>
    <w:rsid w:val="5F57DEED"/>
    <w:rsid w:val="5F86CA69"/>
    <w:rsid w:val="5FCBEB6B"/>
    <w:rsid w:val="5FF6A088"/>
    <w:rsid w:val="6070EC34"/>
    <w:rsid w:val="6078BF08"/>
    <w:rsid w:val="60BB2C86"/>
    <w:rsid w:val="610CE441"/>
    <w:rsid w:val="613D304B"/>
    <w:rsid w:val="615D3352"/>
    <w:rsid w:val="617002E5"/>
    <w:rsid w:val="6172B5C3"/>
    <w:rsid w:val="6176F99A"/>
    <w:rsid w:val="61D5BB2E"/>
    <w:rsid w:val="622FA34F"/>
    <w:rsid w:val="62427A9F"/>
    <w:rsid w:val="62F7021C"/>
    <w:rsid w:val="6321ECE3"/>
    <w:rsid w:val="63293197"/>
    <w:rsid w:val="63BC8405"/>
    <w:rsid w:val="63ED5B01"/>
    <w:rsid w:val="63F21ADA"/>
    <w:rsid w:val="640FFD94"/>
    <w:rsid w:val="643C6D08"/>
    <w:rsid w:val="6442EBD2"/>
    <w:rsid w:val="6482D356"/>
    <w:rsid w:val="64B7059F"/>
    <w:rsid w:val="64D485EB"/>
    <w:rsid w:val="64DF9D24"/>
    <w:rsid w:val="650BA665"/>
    <w:rsid w:val="651CC76E"/>
    <w:rsid w:val="65601410"/>
    <w:rsid w:val="656A2E8C"/>
    <w:rsid w:val="657D6F58"/>
    <w:rsid w:val="65872C82"/>
    <w:rsid w:val="65D207D7"/>
    <w:rsid w:val="65DBD083"/>
    <w:rsid w:val="65E84363"/>
    <w:rsid w:val="6662B7B3"/>
    <w:rsid w:val="66D5A3BE"/>
    <w:rsid w:val="6738A7AC"/>
    <w:rsid w:val="675BBBCD"/>
    <w:rsid w:val="67720CA9"/>
    <w:rsid w:val="677DC789"/>
    <w:rsid w:val="67C10762"/>
    <w:rsid w:val="67CFEF83"/>
    <w:rsid w:val="67D921BB"/>
    <w:rsid w:val="67E8FB09"/>
    <w:rsid w:val="67FEE1B1"/>
    <w:rsid w:val="683B1297"/>
    <w:rsid w:val="686D8E49"/>
    <w:rsid w:val="68830A3A"/>
    <w:rsid w:val="6908C2E3"/>
    <w:rsid w:val="697BDF78"/>
    <w:rsid w:val="6991C1A1"/>
    <w:rsid w:val="69A09A41"/>
    <w:rsid w:val="69DCCD0C"/>
    <w:rsid w:val="6A7E5E80"/>
    <w:rsid w:val="6A81F100"/>
    <w:rsid w:val="6AB729AB"/>
    <w:rsid w:val="6ADCFD38"/>
    <w:rsid w:val="6B0A181D"/>
    <w:rsid w:val="6B26D2D1"/>
    <w:rsid w:val="6B84A527"/>
    <w:rsid w:val="6BA4F40A"/>
    <w:rsid w:val="6C3A929D"/>
    <w:rsid w:val="6C735877"/>
    <w:rsid w:val="6C795E8E"/>
    <w:rsid w:val="6C7C4DB9"/>
    <w:rsid w:val="6C98A2A5"/>
    <w:rsid w:val="6CE7AF1E"/>
    <w:rsid w:val="6D36D4BF"/>
    <w:rsid w:val="6D3D7DD7"/>
    <w:rsid w:val="6D86D044"/>
    <w:rsid w:val="6D9CC4F4"/>
    <w:rsid w:val="6DFA883F"/>
    <w:rsid w:val="6DFCA285"/>
    <w:rsid w:val="6E6DCA59"/>
    <w:rsid w:val="6E77260A"/>
    <w:rsid w:val="6EAD6F7C"/>
    <w:rsid w:val="6EBE6650"/>
    <w:rsid w:val="6EFAA8B3"/>
    <w:rsid w:val="6F2C7FE6"/>
    <w:rsid w:val="6F61A0AC"/>
    <w:rsid w:val="6F6BA1DD"/>
    <w:rsid w:val="6FCE4005"/>
    <w:rsid w:val="704888FB"/>
    <w:rsid w:val="70942314"/>
    <w:rsid w:val="709C9837"/>
    <w:rsid w:val="70AD6956"/>
    <w:rsid w:val="711C3CFA"/>
    <w:rsid w:val="716B2C75"/>
    <w:rsid w:val="71C7AC09"/>
    <w:rsid w:val="71CAC81C"/>
    <w:rsid w:val="71D8C4C0"/>
    <w:rsid w:val="71DA5C9C"/>
    <w:rsid w:val="71F466F0"/>
    <w:rsid w:val="71F93B46"/>
    <w:rsid w:val="720EFDB9"/>
    <w:rsid w:val="72237594"/>
    <w:rsid w:val="7224538C"/>
    <w:rsid w:val="72931092"/>
    <w:rsid w:val="72EA6A96"/>
    <w:rsid w:val="730DC3C6"/>
    <w:rsid w:val="730E22CA"/>
    <w:rsid w:val="730FFFE8"/>
    <w:rsid w:val="7317518D"/>
    <w:rsid w:val="731C4830"/>
    <w:rsid w:val="73800C16"/>
    <w:rsid w:val="739ACCD0"/>
    <w:rsid w:val="73BA013C"/>
    <w:rsid w:val="73BD235D"/>
    <w:rsid w:val="73CE6E00"/>
    <w:rsid w:val="73CEA944"/>
    <w:rsid w:val="740FBFEF"/>
    <w:rsid w:val="741DC170"/>
    <w:rsid w:val="74A8BFAD"/>
    <w:rsid w:val="74C07BBD"/>
    <w:rsid w:val="74F917A2"/>
    <w:rsid w:val="755BEB5F"/>
    <w:rsid w:val="7587FD96"/>
    <w:rsid w:val="768182E0"/>
    <w:rsid w:val="76909DBA"/>
    <w:rsid w:val="76CA92B7"/>
    <w:rsid w:val="76CD8D87"/>
    <w:rsid w:val="76DA5BD8"/>
    <w:rsid w:val="7705727A"/>
    <w:rsid w:val="770712A7"/>
    <w:rsid w:val="771308D7"/>
    <w:rsid w:val="771FFB87"/>
    <w:rsid w:val="77206E2C"/>
    <w:rsid w:val="775696A1"/>
    <w:rsid w:val="7769FF2D"/>
    <w:rsid w:val="776DB1F5"/>
    <w:rsid w:val="777ACC81"/>
    <w:rsid w:val="77853B7D"/>
    <w:rsid w:val="779BA1BF"/>
    <w:rsid w:val="7802F7F6"/>
    <w:rsid w:val="782F0C95"/>
    <w:rsid w:val="7858C3F1"/>
    <w:rsid w:val="786EDC83"/>
    <w:rsid w:val="7881FF9F"/>
    <w:rsid w:val="7898D39C"/>
    <w:rsid w:val="789D2BF2"/>
    <w:rsid w:val="78F62C64"/>
    <w:rsid w:val="78F71C90"/>
    <w:rsid w:val="790D7A63"/>
    <w:rsid w:val="79732A78"/>
    <w:rsid w:val="79A98E41"/>
    <w:rsid w:val="79CC07FB"/>
    <w:rsid w:val="79E20D93"/>
    <w:rsid w:val="79F3D721"/>
    <w:rsid w:val="7AC9BF53"/>
    <w:rsid w:val="7ACC2E0A"/>
    <w:rsid w:val="7B6D95AE"/>
    <w:rsid w:val="7B8285C6"/>
    <w:rsid w:val="7BB53DAC"/>
    <w:rsid w:val="7BBDDAE7"/>
    <w:rsid w:val="7BD8DA9E"/>
    <w:rsid w:val="7BFFC538"/>
    <w:rsid w:val="7C17A0D1"/>
    <w:rsid w:val="7C5E7686"/>
    <w:rsid w:val="7C84BFAC"/>
    <w:rsid w:val="7C8C5762"/>
    <w:rsid w:val="7CEB92E0"/>
    <w:rsid w:val="7D0A5F80"/>
    <w:rsid w:val="7D1086CC"/>
    <w:rsid w:val="7D2E2192"/>
    <w:rsid w:val="7D44479C"/>
    <w:rsid w:val="7D548BB0"/>
    <w:rsid w:val="7DA46088"/>
    <w:rsid w:val="7DAE9084"/>
    <w:rsid w:val="7DDBC2CE"/>
    <w:rsid w:val="7DE37515"/>
    <w:rsid w:val="7DE9B27E"/>
    <w:rsid w:val="7DF38727"/>
    <w:rsid w:val="7E054C98"/>
    <w:rsid w:val="7E0C9788"/>
    <w:rsid w:val="7E29F30B"/>
    <w:rsid w:val="7E4B33D7"/>
    <w:rsid w:val="7E6E891E"/>
    <w:rsid w:val="7EBF4166"/>
    <w:rsid w:val="7EEEEB72"/>
    <w:rsid w:val="7F02101D"/>
    <w:rsid w:val="7F125A13"/>
    <w:rsid w:val="7F5A3011"/>
    <w:rsid w:val="7F5F703E"/>
    <w:rsid w:val="7F856B1D"/>
    <w:rsid w:val="7F92A414"/>
    <w:rsid w:val="7FB9EF6D"/>
    <w:rsid w:val="7FC8FC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5B6F"/>
  <w15:chartTrackingRefBased/>
  <w15:docId w15:val="{ADBA0D62-6DAD-4BA1-8C78-5BBAFE276A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0747FC"/>
    <w:rPr>
      <w:color w:val="666666"/>
    </w:rPr>
  </w:style>
  <w:style w:type="character" w:styleId="Emphasis">
    <w:name w:val="Emphasis"/>
    <w:basedOn w:val="DefaultParagraphFont"/>
    <w:uiPriority w:val="20"/>
    <w:qFormat/>
    <w:rsid w:val="006F6FE8"/>
    <w:rPr>
      <w:i/>
      <w:iCs/>
    </w:rPr>
  </w:style>
  <w:style w:type="paragraph" w:styleId="CommentSubject">
    <w:name w:val="annotation subject"/>
    <w:basedOn w:val="CommentText"/>
    <w:next w:val="CommentText"/>
    <w:link w:val="CommentSubjectChar"/>
    <w:uiPriority w:val="99"/>
    <w:semiHidden/>
    <w:unhideWhenUsed/>
    <w:rsid w:val="0014114F"/>
    <w:rPr>
      <w:b/>
      <w:bCs/>
    </w:rPr>
  </w:style>
  <w:style w:type="character" w:styleId="CommentSubjectChar" w:customStyle="1">
    <w:name w:val="Comment Subject Char"/>
    <w:basedOn w:val="CommentTextChar"/>
    <w:link w:val="CommentSubject"/>
    <w:uiPriority w:val="99"/>
    <w:semiHidden/>
    <w:rsid w:val="0014114F"/>
    <w:rPr>
      <w:b/>
      <w:bCs/>
      <w:sz w:val="20"/>
      <w:szCs w:val="20"/>
    </w:rPr>
  </w:style>
  <w:style w:type="paragraph" w:styleId="Bibliography">
    <w:name w:val="Bibliography"/>
    <w:basedOn w:val="Normal"/>
    <w:next w:val="Normal"/>
    <w:uiPriority w:val="37"/>
    <w:unhideWhenUsed/>
    <w:rsid w:val="00006000"/>
    <w:pPr>
      <w:spacing w:after="240" w:line="240" w:lineRule="auto"/>
      <w:ind w:left="720" w:hanging="720"/>
    </w:pPr>
  </w:style>
  <w:style w:type="character" w:styleId="LineNumber">
    <w:name w:val="line number"/>
    <w:basedOn w:val="DefaultParagraphFont"/>
    <w:uiPriority w:val="99"/>
    <w:semiHidden/>
    <w:unhideWhenUsed/>
    <w:rsid w:val="00025FFE"/>
  </w:style>
  <w:style w:type="paragraph" w:styleId="Revision">
    <w:name w:val="Revision"/>
    <w:hidden/>
    <w:uiPriority w:val="99"/>
    <w:semiHidden/>
    <w:rsid w:val="006D4E73"/>
    <w:pPr>
      <w:spacing w:after="0" w:line="240" w:lineRule="auto"/>
    </w:pPr>
  </w:style>
  <w:style w:type="table" w:styleId="TableGridLight">
    <w:name w:val="Grid Table Light"/>
    <w:basedOn w:val="TableNormal"/>
    <w:uiPriority w:val="40"/>
    <w:rsid w:val="00DE3BD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D72C26"/>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686499">
      <w:bodyDiv w:val="1"/>
      <w:marLeft w:val="0"/>
      <w:marRight w:val="0"/>
      <w:marTop w:val="0"/>
      <w:marBottom w:val="0"/>
      <w:divBdr>
        <w:top w:val="none" w:sz="0" w:space="0" w:color="auto"/>
        <w:left w:val="none" w:sz="0" w:space="0" w:color="auto"/>
        <w:bottom w:val="none" w:sz="0" w:space="0" w:color="auto"/>
        <w:right w:val="none" w:sz="0" w:space="0" w:color="auto"/>
      </w:divBdr>
      <w:divsChild>
        <w:div w:id="1403140671">
          <w:marLeft w:val="0"/>
          <w:marRight w:val="0"/>
          <w:marTop w:val="0"/>
          <w:marBottom w:val="0"/>
          <w:divBdr>
            <w:top w:val="none" w:sz="0" w:space="0" w:color="auto"/>
            <w:left w:val="none" w:sz="0" w:space="0" w:color="auto"/>
            <w:bottom w:val="none" w:sz="0" w:space="0" w:color="auto"/>
            <w:right w:val="none" w:sz="0" w:space="0" w:color="auto"/>
          </w:divBdr>
        </w:div>
      </w:divsChild>
    </w:div>
    <w:div w:id="1161652475">
      <w:bodyDiv w:val="1"/>
      <w:marLeft w:val="0"/>
      <w:marRight w:val="0"/>
      <w:marTop w:val="0"/>
      <w:marBottom w:val="0"/>
      <w:divBdr>
        <w:top w:val="none" w:sz="0" w:space="0" w:color="auto"/>
        <w:left w:val="none" w:sz="0" w:space="0" w:color="auto"/>
        <w:bottom w:val="none" w:sz="0" w:space="0" w:color="auto"/>
        <w:right w:val="none" w:sz="0" w:space="0" w:color="auto"/>
      </w:divBdr>
      <w:divsChild>
        <w:div w:id="1529175205">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microsoft.com/office/2020/10/relationships/intelligence" Target="intelligence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25FB4-35E5-3B4F-ABD6-98EBBA16B56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Lucy Zheng</dc:creator>
  <keywords/>
  <dc:description/>
  <lastModifiedBy>sk10583@nyu.edu</lastModifiedBy>
  <revision>9</revision>
  <lastPrinted>2025-02-18T07:02:00.0000000Z</lastPrinted>
  <dcterms:created xsi:type="dcterms:W3CDTF">2025-02-18T07:00:00.0000000Z</dcterms:created>
  <dcterms:modified xsi:type="dcterms:W3CDTF">2026-05-09T14:23:09.0516209Z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id="ZPi6rjWQ"/&gt;&lt;style id="http://www.zotero.org/styles/biometrics" hasBibliography="1" bibliographyStyleHasBeenSet="1"/&gt;&lt;prefs&gt;&lt;pref name="fieldType" value="Field"/&gt;&lt;/prefs&gt;&lt;/data&gt;</vt:lpwstr>
  </property>
</Properties>
</file>